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F4E79"/>
          <w:sz w:val="52"/>
          <w:szCs w:val="52"/>
        </w:rPr>
        <w:t xml:space="preserve">Sistema de Inventario de Materiales AWP</w:t>
      </w:r>
    </w:p>
    <w:p>
      <w:pPr>
        <w:spacing w:after="120" w:before="0"/>
      </w:pPr>
      <w:r>
        <w:rPr>
          <w:rFonts w:ascii="Arial" w:cs="Arial" w:eastAsia="Arial" w:hAnsi="Arial"/>
          <w:i/>
          <w:iCs/>
          <w:color w:val="444444"/>
          <w:sz w:val="28"/>
          <w:szCs w:val="28"/>
        </w:rPr>
        <w:t xml:space="preserve">Especificación Funcional – Versión base para desarrollo</w:t>
      </w:r>
    </w:p>
    <w:p>
      <w:pPr>
        <w:spacing w:after="2400" w:before="0"/>
      </w:pPr>
      <w:r>
        <w:rPr>
          <w:rFonts w:ascii="Arial" w:cs="Arial" w:eastAsia="Arial" w:hAnsi="Arial"/>
          <w:color w:val="888888"/>
          <w:sz w:val="22"/>
          <w:szCs w:val="22"/>
        </w:rPr>
        <w:t xml:space="preserve">v0.5 – 2026-04-27</w:t>
      </w:r>
    </w:p>
    <w:p>
      <w:pPr>
        <w:spacing w:after="100" w:before="0"/>
      </w:pPr>
      <w:r>
        <w:rPr>
          <w:rFonts w:ascii="Arial" w:cs="Arial" w:eastAsia="Arial" w:hAnsi="Arial"/>
          <w:b/>
          <w:bCs/>
          <w:color w:val="1F4E79"/>
          <w:sz w:val="24"/>
          <w:szCs w:val="24"/>
        </w:rPr>
        <w:t xml:space="preserve">Propósito</w:t>
      </w:r>
    </w:p>
    <w:p>
      <w:pPr>
        <w:spacing w:after="60" w:before="60"/>
      </w:pPr>
      <w:r>
        <w:rPr>
          <w:rFonts w:ascii="Arial" w:cs="Arial" w:eastAsia="Arial" w:hAnsi="Arial"/>
          <w:sz w:val="22"/>
          <w:szCs w:val="22"/>
        </w:rPr>
        <w:t xml:space="preserve">Este documento define el alcance funcional completo del sistema de inventario de materiales AWP. Todos los puntos de diseño han sido cerrados y la especificación está lista para iniciar el desarrollo por etapas.</w:t>
      </w:r>
    </w:p>
    <w:p>
      <w:pPr>
        <w:spacing w:after="40" w:before="40"/>
      </w:pPr>
      <w:r>
        <w:t xml:space="preserve"/>
      </w:r>
    </w:p>
    <w:p>
      <w:pPr>
        <w:spacing w:after="100" w:before="80"/>
      </w:pPr>
      <w:r>
        <w:rPr>
          <w:rFonts w:ascii="Arial" w:cs="Arial" w:eastAsia="Arial" w:hAnsi="Arial"/>
          <w:b/>
          <w:bCs/>
          <w:color w:val="1F4E79"/>
          <w:sz w:val="24"/>
          <w:szCs w:val="24"/>
        </w:rPr>
        <w:t xml:space="preserve">Premisas globales</w:t>
      </w:r>
    </w:p>
    <w:p>
      <w:pPr>
        <w:pStyle w:val="ListParagraph"/>
        <w:numPr>
          <w:ilvl w:val="0"/>
          <w:numId w:val="2"/>
        </w:numPr>
        <w:spacing w:after="40" w:before="40"/>
      </w:pPr>
      <w:r>
        <w:rPr>
          <w:rFonts w:ascii="Arial" w:cs="Arial" w:eastAsia="Arial" w:hAnsi="Arial"/>
          <w:sz w:val="22"/>
          <w:szCs w:val="22"/>
        </w:rPr>
        <w:t xml:space="preserve">Nada se borra físicamente. Toda eliminación es lógica: flag borrado = TRUE con registro de quién y cuándo.</w:t>
      </w:r>
    </w:p>
    <w:p>
      <w:pPr>
        <w:pStyle w:val="ListParagraph"/>
        <w:numPr>
          <w:ilvl w:val="0"/>
          <w:numId w:val="2"/>
        </w:numPr>
        <w:spacing w:after="40" w:before="40"/>
      </w:pPr>
      <w:r>
        <w:rPr>
          <w:rFonts w:ascii="Arial" w:cs="Arial" w:eastAsia="Arial" w:hAnsi="Arial"/>
          <w:sz w:val="22"/>
          <w:szCs w:val="22"/>
        </w:rPr>
        <w:t xml:space="preserve">Todo cambio queda registrado en HISTORIAL_CAMBIOS (tabla, registro, campo, valor anterior, valor nuevo, usuario, timestamp).</w:t>
      </w:r>
    </w:p>
    <w:p>
      <w:pPr>
        <w:pStyle w:val="ListParagraph"/>
        <w:numPr>
          <w:ilvl w:val="0"/>
          <w:numId w:val="2"/>
        </w:numPr>
        <w:spacing w:after="40" w:before="40"/>
      </w:pPr>
      <w:r>
        <w:rPr>
          <w:rFonts w:ascii="Arial" w:cs="Arial" w:eastAsia="Arial" w:hAnsi="Arial"/>
          <w:sz w:val="22"/>
          <w:szCs w:val="22"/>
        </w:rPr>
        <w:t xml:space="preserve">Los ítems con serie/tag tienen trazabilidad individual. El bloqueo por NCR o segregación aplica al número de serie específico, no al material completo.</w:t>
      </w:r>
    </w:p>
    <w:p>
      <w:pPr>
        <w:pStyle w:val="ListParagraph"/>
        <w:numPr>
          <w:ilvl w:val="0"/>
          <w:numId w:val="2"/>
        </w:numPr>
        <w:spacing w:after="40" w:before="40"/>
      </w:pPr>
      <w:r>
        <w:rPr>
          <w:rFonts w:ascii="Arial" w:cs="Arial" w:eastAsia="Arial" w:hAnsi="Arial"/>
          <w:sz w:val="22"/>
          <w:szCs w:val="22"/>
        </w:rPr>
        <w:t xml:space="preserve">El material segregado por QAQC puede volver a disponible tras re-inspección. El flujo es: NCR → SEGREGADO → EN ALMACÉN / DEVUELTO_PROVEEDOR / BAJA.</w:t>
      </w:r>
    </w:p>
    <w:p>
      <w:pPr>
        <w:pStyle w:val="ListParagraph"/>
        <w:numPr>
          <w:ilvl w:val="0"/>
          <w:numId w:val="2"/>
        </w:numPr>
        <w:spacing w:after="40" w:before="40"/>
      </w:pPr>
      <w:r>
        <w:rPr>
          <w:rFonts w:ascii="Arial" w:cs="Arial" w:eastAsia="Arial" w:hAnsi="Arial"/>
          <w:sz w:val="22"/>
          <w:szCs w:val="22"/>
        </w:rPr>
        <w:t xml:space="preserve">La devolución de campo existe: el que devuelve registra el motivo. Sobrante → EN ALMACÉN directo. Dañado → DEVUELTO_INSPECCION, QAQC decide.</w:t>
      </w:r>
    </w:p>
    <w:p>
      <w:pPr>
        <w:spacing w:after="40" w:before="40"/>
      </w:pPr>
      <w:r>
        <w:t xml:space="preserve"/>
      </w:r>
    </w:p>
    <w:p>
      <w:pPr>
        <w:spacing w:after="60" w:before="60"/>
      </w:pPr>
      <w:r>
        <w:rPr>
          <w:rFonts w:ascii="Arial" w:cs="Arial" w:eastAsia="Arial" w:hAnsi="Arial"/>
          <w:b/>
          <w:bCs/>
          <w:color w:val="1F4E79"/>
          <w:sz w:val="22"/>
          <w:szCs w:val="22"/>
        </w:rPr>
        <w:t xml:space="preserve">Estado: APROBADO PARA DESARROLLO — listo para iniciar Etapa 1.</w:t>
      </w:r>
    </w:p>
    <w:p>
      <w:pPr>
        <w:pageBreakBefore/>
      </w:pPr>
      <w:r>
        <w:t xml:space="preserve"/>
      </w:r>
    </w:p>
    <w:p>
      <w:pPr>
        <w:pStyle w:val="Heading1"/>
        <w:spacing w:after="160" w:before="360"/>
      </w:pPr>
      <w:r>
        <w:rPr>
          <w:rFonts w:ascii="Arial" w:cs="Arial" w:eastAsia="Arial" w:hAnsi="Arial"/>
          <w:b/>
          <w:bCs/>
          <w:sz w:val="32"/>
          <w:szCs w:val="32"/>
        </w:rPr>
        <w:t xml:space="preserve">1. Visión general</w:t>
      </w:r>
    </w:p>
    <w:p>
      <w:pPr>
        <w:spacing w:after="60" w:before="60"/>
      </w:pPr>
      <w:r>
        <w:rPr>
          <w:rFonts w:ascii="Arial" w:cs="Arial" w:eastAsia="Arial" w:hAnsi="Arial"/>
          <w:sz w:val="22"/>
          <w:szCs w:val="22"/>
        </w:rPr>
        <w:t xml:space="preserve">El sistema centraliza la gestión de materiales en un proyecto EPC bajo metodología AWP. Cubre el ciclo completo desde la recepción en almacén hasta la salida a campo por IWP, trazando cada movimiento con su documento respaldatorio y con control de ubicación física.</w:t>
      </w:r>
    </w:p>
    <w:p>
      <w:pPr>
        <w:spacing w:after="60" w:before="60"/>
      </w:pPr>
      <w:r>
        <w:t xml:space="preserve"/>
      </w:r>
    </w:p>
    <w:p>
      <w:pPr>
        <w:pStyle w:val="Heading2"/>
        <w:spacing w:after="120" w:before="280"/>
      </w:pPr>
      <w:r>
        <w:rPr>
          <w:rFonts w:ascii="Arial" w:cs="Arial" w:eastAsia="Arial" w:hAnsi="Arial"/>
          <w:b/>
          <w:bCs/>
          <w:sz w:val="26"/>
          <w:szCs w:val="26"/>
        </w:rPr>
        <w:t xml:space="preserve">1.1 Stack tecnológico</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626"/>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4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Frontend</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GitHub Pages (SPA HTML/JS)</w:t>
            </w:r>
          </w:p>
        </w:tc>
        <w:tc>
          <w:tcPr>
            <w:tcW w:type="dxa" w:w="4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Interfaz de usuario — cero infraestructura, mobile-friendly</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API / Lógica</w:t>
            </w:r>
          </w:p>
        </w:tc>
        <w:tc>
          <w:tcPr>
            <w:tcW w:type="dxa" w:w="2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Google Apps Script</w:t>
            </w:r>
          </w:p>
        </w:tc>
        <w:tc>
          <w:tcPr>
            <w:tcW w:type="dxa" w:w="46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REST middleware, reglas de negocio, control de concurrencia, notificaciones</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Datos</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Google Sheets</w:t>
            </w:r>
          </w:p>
        </w:tc>
        <w:tc>
          <w:tcPr>
            <w:tcW w:type="dxa" w:w="4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Base de datos, configuración, maestros, auditoría</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Autenticación</w:t>
            </w:r>
          </w:p>
        </w:tc>
        <w:tc>
          <w:tcPr>
            <w:tcW w:type="dxa" w:w="2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Google OAuth 2.0</w:t>
            </w:r>
          </w:p>
        </w:tc>
        <w:tc>
          <w:tcPr>
            <w:tcW w:type="dxa" w:w="46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Identidad y perfiles por email Google</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Escaneo</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Lector de código de barras (USB/BT)</w:t>
            </w:r>
          </w:p>
        </w:tc>
        <w:tc>
          <w:tcPr>
            <w:tcW w:type="dxa" w:w="4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Entrada de datos en salidas y recepciones — actúa como teclado</w:t>
            </w:r>
          </w:p>
        </w:tc>
      </w:tr>
    </w:tbl>
    <w:p>
      <w:pPr>
        <w:spacing w:after="60" w:before="60"/>
      </w:pPr>
      <w:r>
        <w:t xml:space="preserve"/>
      </w:r>
    </w:p>
    <w:p>
      <w:pPr>
        <w:spacing w:after="60" w:before="60"/>
        <w:ind w:left="360"/>
      </w:pPr>
      <w:r>
        <w:rPr>
          <w:rFonts w:ascii="Arial" w:cs="Arial" w:eastAsia="Arial" w:hAnsi="Arial"/>
          <w:i/>
          <w:iCs/>
          <w:color w:val="7B5E00"/>
          <w:sz w:val="20"/>
          <w:szCs w:val="20"/>
        </w:rPr>
        <w:t xml:space="preserve">⚠  Apps Script + Sheets soporta 10–30 usuarios concurrentes con escrituras serializadas vía LockService. Para proyectos de mayor escala evaluar Firebase o Supabase.</w:t>
      </w:r>
    </w:p>
    <w:p>
      <w:pPr>
        <w:spacing w:after="60" w:before="60"/>
      </w:pPr>
      <w:r>
        <w:t xml:space="preserve"/>
      </w:r>
    </w:p>
    <w:p>
      <w:pPr>
        <w:pStyle w:val="Heading2"/>
        <w:spacing w:after="120" w:before="280"/>
      </w:pPr>
      <w:r>
        <w:rPr>
          <w:rFonts w:ascii="Arial" w:cs="Arial" w:eastAsia="Arial" w:hAnsi="Arial"/>
          <w:b/>
          <w:bCs/>
          <w:sz w:val="26"/>
          <w:szCs w:val="26"/>
        </w:rPr>
        <w:t xml:space="preserve">1.2 Principios de diseño</w:t>
      </w:r>
    </w:p>
    <w:p>
      <w:pPr>
        <w:pStyle w:val="ListParagraph"/>
        <w:numPr>
          <w:ilvl w:val="0"/>
          <w:numId w:val="2"/>
        </w:numPr>
        <w:spacing w:after="40" w:before="40"/>
      </w:pPr>
      <w:r>
        <w:rPr>
          <w:rFonts w:ascii="Arial" w:cs="Arial" w:eastAsia="Arial" w:hAnsi="Arial"/>
          <w:sz w:val="22"/>
          <w:szCs w:val="22"/>
        </w:rPr>
        <w:t xml:space="preserve">Un proyecto activo a la vez. Configurado en la Sheet CONFIG.</w:t>
      </w:r>
    </w:p>
    <w:p>
      <w:pPr>
        <w:pStyle w:val="ListParagraph"/>
        <w:numPr>
          <w:ilvl w:val="0"/>
          <w:numId w:val="2"/>
        </w:numPr>
        <w:spacing w:after="40" w:before="40"/>
      </w:pPr>
      <w:r>
        <w:rPr>
          <w:rFonts w:ascii="Arial" w:cs="Arial" w:eastAsia="Arial" w:hAnsi="Arial"/>
          <w:sz w:val="22"/>
          <w:szCs w:val="22"/>
        </w:rPr>
        <w:t xml:space="preserve">Material owner-furnished solo visible en su totalidad para el Viewer del cliente.</w:t>
      </w:r>
    </w:p>
    <w:p>
      <w:pPr>
        <w:pStyle w:val="ListParagraph"/>
        <w:numPr>
          <w:ilvl w:val="0"/>
          <w:numId w:val="2"/>
        </w:numPr>
        <w:spacing w:after="40" w:before="40"/>
      </w:pPr>
      <w:r>
        <w:rPr>
          <w:rFonts w:ascii="Arial" w:cs="Arial" w:eastAsia="Arial" w:hAnsi="Arial"/>
          <w:sz w:val="22"/>
          <w:szCs w:val="22"/>
        </w:rPr>
        <w:t xml:space="preserve">Bloqueo granular por NCR: aplica al número de serie/tag específico, no al material completo.</w:t>
      </w:r>
    </w:p>
    <w:p>
      <w:pPr>
        <w:pStyle w:val="ListParagraph"/>
        <w:numPr>
          <w:ilvl w:val="0"/>
          <w:numId w:val="2"/>
        </w:numPr>
        <w:spacing w:after="40" w:before="40"/>
      </w:pPr>
      <w:r>
        <w:rPr>
          <w:rFonts w:ascii="Arial" w:cs="Arial" w:eastAsia="Arial" w:hAnsi="Arial"/>
          <w:sz w:val="22"/>
          <w:szCs w:val="22"/>
        </w:rPr>
        <w:t xml:space="preserve">Todas las escrituras pasan por Apps Script para evitar race conditions en Sheets.</w:t>
      </w:r>
    </w:p>
    <w:p>
      <w:pPr>
        <w:pStyle w:val="ListParagraph"/>
        <w:numPr>
          <w:ilvl w:val="0"/>
          <w:numId w:val="2"/>
        </w:numPr>
        <w:spacing w:after="40" w:before="40"/>
      </w:pPr>
      <w:r>
        <w:rPr>
          <w:rFonts w:ascii="Arial" w:cs="Arial" w:eastAsia="Arial" w:hAnsi="Arial"/>
          <w:sz w:val="22"/>
          <w:szCs w:val="22"/>
        </w:rPr>
        <w:t xml:space="preserve">Borrado lógico universal y auditoría completa en HISTORIAL_CAMBIOS.</w:t>
      </w:r>
    </w:p>
    <w:p>
      <w:pPr>
        <w:pStyle w:val="ListParagraph"/>
        <w:numPr>
          <w:ilvl w:val="0"/>
          <w:numId w:val="2"/>
        </w:numPr>
        <w:spacing w:after="40" w:before="40"/>
      </w:pPr>
      <w:r>
        <w:rPr>
          <w:rFonts w:ascii="Arial" w:cs="Arial" w:eastAsia="Arial" w:hAnsi="Arial"/>
          <w:sz w:val="22"/>
          <w:szCs w:val="22"/>
        </w:rPr>
        <w:t xml:space="preserve">Motor de notificaciones configurable por el Admin sin necesidad de desarrollo.</w:t>
      </w:r>
    </w:p>
    <w:p>
      <w:pPr>
        <w:pageBreakBefore/>
      </w:pPr>
      <w:r>
        <w:t xml:space="preserve"/>
      </w:r>
    </w:p>
    <w:p>
      <w:pPr>
        <w:pStyle w:val="Heading1"/>
        <w:spacing w:after="160" w:before="360"/>
      </w:pPr>
      <w:r>
        <w:rPr>
          <w:rFonts w:ascii="Arial" w:cs="Arial" w:eastAsia="Arial" w:hAnsi="Arial"/>
          <w:b/>
          <w:bCs/>
          <w:sz w:val="32"/>
          <w:szCs w:val="32"/>
        </w:rPr>
        <w:t xml:space="preserve">2. Perfiles de usuario</w:t>
      </w:r>
    </w:p>
    <w:p>
      <w:pPr>
        <w:spacing w:after="60" w:before="60"/>
      </w:pPr>
      <w:r>
        <w:rPr>
          <w:rFonts w:ascii="Arial" w:cs="Arial" w:eastAsia="Arial" w:hAnsi="Arial"/>
          <w:sz w:val="22"/>
          <w:szCs w:val="22"/>
        </w:rPr>
        <w:t xml:space="preserve">Los perfiles se asignan en la Sheet USUARIOS. Cada usuario se identifica por su cuenta Google. La jerarquía de supervisión (quién es el supervisor de quién) se configura con el campo supervisor_email en USUARIOS y determina los destinatarios secundarios de las notificaciones.</w:t>
      </w:r>
    </w:p>
    <w:p>
      <w:pPr>
        <w:spacing w:after="60" w:before="60"/>
      </w:pPr>
      <w:r>
        <w:t xml:space="preserve"/>
      </w:r>
    </w:p>
    <w:p>
      <w:pPr>
        <w:pStyle w:val="Heading2"/>
        <w:spacing w:after="120" w:before="280"/>
      </w:pPr>
      <w:r>
        <w:rPr>
          <w:rFonts w:ascii="Arial" w:cs="Arial" w:eastAsia="Arial" w:hAnsi="Arial"/>
          <w:b/>
          <w:bCs/>
          <w:sz w:val="26"/>
          <w:szCs w:val="26"/>
        </w:rPr>
        <w:t xml:space="preserve">2.1 Definición de perfiles</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5726"/>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Perfil</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57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Acciones principales</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Admin</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Configuración del sistema</w:t>
            </w:r>
          </w:p>
        </w:tc>
        <w:tc>
          <w:tcPr>
            <w:tcW w:type="dxa" w:w="57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Usuarios, catálogos, maestro de materiales, ubicaciones, config del proyecto, motor de notificaciones, matriz de permisos</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Material Coord.</w:t>
            </w:r>
          </w:p>
        </w:tc>
        <w:tc>
          <w:tcPr>
            <w:tcW w:type="dxa" w:w="1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Coordinación de materiales</w:t>
            </w:r>
          </w:p>
        </w:tc>
        <w:tc>
          <w:tcPr>
            <w:tcW w:type="dxa" w:w="57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Aprueba/rechaza reservas, consulta stock, reportes completos, autoriza devoluciones de campo dañadas</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Almacenero</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Operaciones físicas del depósito</w:t>
            </w:r>
          </w:p>
        </w:tc>
        <w:tc>
          <w:tcPr>
            <w:tcW w:type="dxa" w:w="57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Recepciones, salidas, devoluciones, escaneo de barcodes, gestión de ubicaciones</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QAQC</w:t>
            </w:r>
          </w:p>
        </w:tc>
        <w:tc>
          <w:tcPr>
            <w:tcW w:type="dxa" w:w="1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Control de calidad</w:t>
            </w:r>
          </w:p>
        </w:tc>
        <w:tc>
          <w:tcPr>
            <w:tcW w:type="dxa" w:w="57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Aprueba/rechaza ítems en recepción, crea y gestiona NCRs, libera material segregado</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Planner</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Planificación de IWPs</w:t>
            </w:r>
          </w:p>
        </w:tc>
        <w:tc>
          <w:tcPr>
            <w:tcW w:type="dxa" w:w="57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Crea y edita IWPs, solicita materiales, consulta disponibilidad</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Field Engineer</w:t>
            </w:r>
          </w:p>
        </w:tc>
        <w:tc>
          <w:tcPr>
            <w:tcW w:type="dxa" w:w="1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Ingeniería en campo</w:t>
            </w:r>
          </w:p>
        </w:tc>
        <w:tc>
          <w:tcPr>
            <w:tcW w:type="dxa" w:w="57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Solicita reservas de material para IWP, registra devoluciones desde campo, consulta estado</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Viewer – Cliente</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Representante del owner</w:t>
            </w:r>
          </w:p>
        </w:tc>
        <w:tc>
          <w:tcPr>
            <w:tcW w:type="dxa" w:w="57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Solo lectura de materiales owner-furnished: stock, movimientos, NCRs, reportes</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Viewer – Gerencia</w:t>
            </w:r>
          </w:p>
        </w:tc>
        <w:tc>
          <w:tcPr>
            <w:tcW w:type="dxa" w:w="1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Supervisión ejecutiva</w:t>
            </w:r>
          </w:p>
        </w:tc>
        <w:tc>
          <w:tcPr>
            <w:tcW w:type="dxa" w:w="57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Solo lectura de dashboard y reportes globales del proyecto</w:t>
            </w:r>
          </w:p>
        </w:tc>
      </w:tr>
    </w:tbl>
    <w:p>
      <w:pPr>
        <w:spacing w:after="60" w:before="60"/>
      </w:pPr>
      <w:r>
        <w:t xml:space="preserve"/>
      </w:r>
    </w:p>
    <w:p>
      <w:pPr>
        <w:pStyle w:val="Heading2"/>
        <w:spacing w:after="120" w:before="280"/>
      </w:pPr>
      <w:r>
        <w:rPr>
          <w:rFonts w:ascii="Arial" w:cs="Arial" w:eastAsia="Arial" w:hAnsi="Arial"/>
          <w:b/>
          <w:bCs/>
          <w:sz w:val="26"/>
          <w:szCs w:val="26"/>
        </w:rPr>
        <w:t xml:space="preserve">2.2 Matriz de permisos por módulo</w:t>
      </w:r>
    </w:p>
    <w:p>
      <w:pPr>
        <w:spacing w:after="60" w:before="60"/>
      </w:pPr>
      <w:r>
        <w:rPr>
          <w:rFonts w:ascii="Arial" w:cs="Arial" w:eastAsia="Arial" w:hAnsi="Arial"/>
          <w:sz w:val="22"/>
          <w:szCs w:val="22"/>
        </w:rPr>
        <w:t xml:space="preserve">L = solo lectura   |   E = lectura y escritura   |   — = sin acceso   |   L* = solo material owner-furnished</w:t>
      </w:r>
    </w:p>
    <w:p>
      <w:pPr>
        <w:spacing w:after="60" w:before="60"/>
      </w:pPr>
      <w:r>
        <w:t xml:space="preserve"/>
      </w:r>
    </w:p>
    <w:tbl>
      <w:tblPr>
        <w:tblW w:type="dxa" w:w="7280"/>
        <w:tblBorders>
          <w:top w:val="single" w:color="auto" w:sz="4"/>
          <w:left w:val="single" w:color="auto" w:sz="4"/>
          <w:bottom w:val="single" w:color="auto" w:sz="4"/>
          <w:right w:val="single" w:color="auto" w:sz="4"/>
          <w:insideH w:val="single" w:color="auto" w:sz="4"/>
          <w:insideV w:val="single" w:color="auto" w:sz="4"/>
        </w:tblBorders>
      </w:tblPr>
      <w:tblGrid>
        <w:gridCol w:w="2500"/>
        <w:gridCol w:w="560"/>
        <w:gridCol w:w="660"/>
        <w:gridCol w:w="560"/>
        <w:gridCol w:w="560"/>
        <w:gridCol w:w="660"/>
        <w:gridCol w:w="660"/>
        <w:gridCol w:w="560"/>
        <w:gridCol w:w="5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Módulo / Sheet</w:t>
            </w:r>
          </w:p>
        </w:tc>
        <w:tc>
          <w:tcPr>
            <w:tcW w:type="dxa" w:w="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Admin</w:t>
            </w:r>
          </w:p>
        </w:tc>
        <w:tc>
          <w:tcPr>
            <w:tcW w:type="dxa" w:w="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MatCoord</w:t>
            </w:r>
          </w:p>
        </w:tc>
        <w:tc>
          <w:tcPr>
            <w:tcW w:type="dxa" w:w="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Almac.</w:t>
            </w:r>
          </w:p>
        </w:tc>
        <w:tc>
          <w:tcPr>
            <w:tcW w:type="dxa" w:w="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QAQC</w:t>
            </w:r>
          </w:p>
        </w:tc>
        <w:tc>
          <w:tcPr>
            <w:tcW w:type="dxa" w:w="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Planner</w:t>
            </w:r>
          </w:p>
        </w:tc>
        <w:tc>
          <w:tcPr>
            <w:tcW w:type="dxa" w:w="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FieldEng</w:t>
            </w:r>
          </w:p>
        </w:tc>
        <w:tc>
          <w:tcPr>
            <w:tcW w:type="dxa" w:w="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V.Cli.</w:t>
            </w:r>
          </w:p>
        </w:tc>
        <w:tc>
          <w:tcPr>
            <w:tcW w:type="dxa" w:w="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V.Ger.</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CONFIG</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USUARIOS / PERMISOS</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NOTIFICACIONES_CONFIG</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FAMILIAS</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UBICACIONES</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MATERIALES</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MATERIAL_SERIES</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RECEPCIONES</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RECEPCIONES_ITEMS</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STOCK</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IWP</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RESERVAS</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SALIDAS</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SALIDAS_ITEMS</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DEVOLUCIONES</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NCR</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MOVIMIENTOS</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HISTORIAL_CAMBIOS</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L</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w:t>
            </w:r>
          </w:p>
        </w:tc>
      </w:tr>
    </w:tbl>
    <w:p>
      <w:pPr>
        <w:pageBreakBefore/>
      </w:pPr>
      <w:r>
        <w:t xml:space="preserve"/>
      </w:r>
    </w:p>
    <w:p>
      <w:pPr>
        <w:pStyle w:val="Heading1"/>
        <w:spacing w:after="160" w:before="360"/>
      </w:pPr>
      <w:r>
        <w:rPr>
          <w:rFonts w:ascii="Arial" w:cs="Arial" w:eastAsia="Arial" w:hAnsi="Arial"/>
          <w:b/>
          <w:bCs/>
          <w:sz w:val="32"/>
          <w:szCs w:val="32"/>
        </w:rPr>
        <w:t xml:space="preserve">3. Modelo de datos (estructura de Sheets)</w:t>
      </w:r>
    </w:p>
    <w:p>
      <w:pPr>
        <w:spacing w:after="60" w:before="60"/>
      </w:pPr>
      <w:r>
        <w:rPr>
          <w:rFonts w:ascii="Arial" w:cs="Arial" w:eastAsia="Arial" w:hAnsi="Arial"/>
          <w:sz w:val="22"/>
          <w:szCs w:val="22"/>
        </w:rPr>
        <w:t xml:space="preserve">Cada hoja de Google Sheets representa una tabla. Apps Script gestiona todas las escrituras. Las tablas transaccionales incluyen campos de auditoría: borrado (Boolean), borrado_por (FK → USUARIOS), borrado_fecha (Timestamp).</w:t>
      </w:r>
    </w:p>
    <w:p>
      <w:pPr>
        <w:spacing w:after="60" w:before="60"/>
      </w:pPr>
      <w:r>
        <w:t xml:space="preserve"/>
      </w:r>
    </w:p>
    <w:p>
      <w:pPr>
        <w:pStyle w:val="Heading2"/>
        <w:spacing w:after="120" w:before="280"/>
      </w:pPr>
      <w:r>
        <w:rPr>
          <w:rFonts w:ascii="Arial" w:cs="Arial" w:eastAsia="Arial" w:hAnsi="Arial"/>
          <w:b/>
          <w:bCs/>
          <w:sz w:val="26"/>
          <w:szCs w:val="26"/>
        </w:rPr>
        <w:t xml:space="preserve">3.1 Sheets de configuración y maestros</w:t>
      </w:r>
    </w:p>
    <w:p>
      <w:pPr>
        <w:spacing w:after="80" w:before="200"/>
      </w:pPr>
      <w:r>
        <w:rPr>
          <w:rFonts w:ascii="Arial" w:cs="Arial" w:eastAsia="Arial" w:hAnsi="Arial"/>
          <w:b/>
          <w:bCs/>
          <w:sz w:val="24"/>
          <w:szCs w:val="24"/>
        </w:rPr>
        <w:t xml:space="preserve">CONFIG</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6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proyecto_nombre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Nombre del proyecto activo</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proyecto_cliente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6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Razón social del cliente (owner)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proyecto_fecha_inicio</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Fecha</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Inicio del proyecto</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proyecto_moneda</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6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Moneda para valores (opcional)</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alerta_stock_minimo</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Número</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Días de anticipación para alerta de stock bajo</w:t>
            </w:r>
          </w:p>
        </w:tc>
      </w:tr>
    </w:tbl>
    <w:p>
      <w:pPr>
        <w:spacing w:after="60" w:before="60"/>
      </w:pPr>
      <w:r>
        <w:t xml:space="preserve"/>
      </w:r>
    </w:p>
    <w:p>
      <w:pPr>
        <w:spacing w:after="80" w:before="200"/>
      </w:pPr>
      <w:r>
        <w:rPr>
          <w:rFonts w:ascii="Arial" w:cs="Arial" w:eastAsia="Arial" w:hAnsi="Arial"/>
          <w:b/>
          <w:bCs/>
          <w:sz w:val="24"/>
          <w:szCs w:val="24"/>
        </w:rPr>
        <w:t xml:space="preserve">USUARIOS</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6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email</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Email Google del usuario</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nombre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6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Nombre completo</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perfil</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Admin | MatCoord | Almacenero | QAQC | Planner | FieldEng | ViewerCliente | ViewerGerencia</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supervisor_email</w:t>
            </w:r>
          </w:p>
        </w:tc>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USUARIOS</w:t>
            </w:r>
          </w:p>
        </w:tc>
        <w:tc>
          <w:tcPr>
            <w:tcW w:type="dxa" w:w="56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Email del supervisor directo — destinatario secundario de notificaciones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activo</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TRUE/FALSE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fecha_alta</w:t>
            </w:r>
          </w:p>
        </w:tc>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W w:type="dxa" w:w="56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borrado</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Eliminación lógica</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borrado_por</w:t>
            </w:r>
          </w:p>
        </w:tc>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USUARIOS</w:t>
            </w:r>
          </w:p>
        </w:tc>
        <w:tc>
          <w:tcPr>
            <w:tcW w:type="dxa" w:w="56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borrado_fecha</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
            </w:r>
          </w:p>
        </w:tc>
      </w:tr>
    </w:tbl>
    <w:p>
      <w:pPr>
        <w:spacing w:after="60" w:before="60"/>
      </w:pPr>
      <w:r>
        <w:t xml:space="preserve"/>
      </w:r>
    </w:p>
    <w:p>
      <w:pPr>
        <w:spacing w:after="80" w:before="200"/>
      </w:pPr>
      <w:r>
        <w:rPr>
          <w:rFonts w:ascii="Arial" w:cs="Arial" w:eastAsia="Arial" w:hAnsi="Arial"/>
          <w:b/>
          <w:bCs/>
          <w:sz w:val="24"/>
          <w:szCs w:val="24"/>
        </w:rPr>
        <w:t xml:space="preserve">NOTIFICACIONES_CONFIG</w:t>
      </w:r>
    </w:p>
    <w:p>
      <w:pPr>
        <w:spacing w:after="60" w:before="60"/>
      </w:pPr>
      <w:r>
        <w:rPr>
          <w:rFonts w:ascii="Arial" w:cs="Arial" w:eastAsia="Arial" w:hAnsi="Arial"/>
          <w:sz w:val="22"/>
          <w:szCs w:val="22"/>
        </w:rPr>
        <w:t xml:space="preserve">Motor de notificaciones configurable por el Admin. Cada fila define cuándo, a quién y cómo se envía un email.</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8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notif_id</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5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Autogenerado</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evento</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58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NCR_NUEVA | STOCK_MINIMO | DEVOLUCION_CAMPO | RESERVA_PENDIENTE | SEGREGACION_QAQC | SALIDA_CAMPO | (extensible)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activo</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TRUE/FALSE — habilita o deshabilita la alerta</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perfiles_destino</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8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Perfiles que reciben el email separados por coma (ej: MatCoord,QAQC)</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emails_adicionales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Emails externos fuera del sistema (ej: gerencia del cliente)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asunto_template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8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Plantilla del asunto con variables (ej: [NCR] {ncr_id} — {material})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frecuencia</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5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INMEDIATO | DIARIO | SEMANAL</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borrado</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8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Eliminación lógica</w:t>
            </w:r>
          </w:p>
        </w:tc>
      </w:tr>
    </w:tbl>
    <w:p>
      <w:pPr>
        <w:spacing w:after="60" w:before="60"/>
      </w:pPr>
      <w:r>
        <w:t xml:space="preserve"/>
      </w:r>
    </w:p>
    <w:p>
      <w:pPr>
        <w:spacing w:after="60" w:before="60"/>
        <w:ind w:left="360"/>
      </w:pPr>
      <w:r>
        <w:rPr>
          <w:rFonts w:ascii="Arial" w:cs="Arial" w:eastAsia="Arial" w:hAnsi="Arial"/>
          <w:i/>
          <w:iCs/>
          <w:color w:val="7B5E00"/>
          <w:sz w:val="20"/>
          <w:szCs w:val="20"/>
        </w:rPr>
        <w:t xml:space="preserve">⚠  Apps Script incluye un módulo notificaciones.gs que consulta esta tabla antes de cada envío. El Admin puede agregar eventos nuevos, cambiar destinatarios y frecuencia sin modificar código.</w:t>
      </w:r>
    </w:p>
    <w:p>
      <w:pPr>
        <w:spacing w:after="60" w:before="60"/>
      </w:pPr>
      <w:r>
        <w:t xml:space="preserve"/>
      </w:r>
    </w:p>
    <w:p>
      <w:pPr>
        <w:spacing w:after="80" w:before="200"/>
      </w:pPr>
      <w:r>
        <w:rPr>
          <w:rFonts w:ascii="Arial" w:cs="Arial" w:eastAsia="Arial" w:hAnsi="Arial"/>
          <w:b/>
          <w:bCs/>
          <w:sz w:val="24"/>
          <w:szCs w:val="24"/>
        </w:rPr>
        <w:t xml:space="preserve">FAMILIAS</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0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familia_id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5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Código único (ej: ACERO, VALV, INSTRU)</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familia_nombre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0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Descripción de la familia</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unidad_default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Unidad de medida por defecto</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borrado</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0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Eliminación lógica</w:t>
            </w:r>
          </w:p>
        </w:tc>
      </w:tr>
    </w:tbl>
    <w:p>
      <w:pPr>
        <w:spacing w:after="60" w:before="60"/>
      </w:pPr>
      <w:r>
        <w:t xml:space="preserve"/>
      </w:r>
    </w:p>
    <w:p>
      <w:pPr>
        <w:spacing w:after="80" w:before="200"/>
      </w:pPr>
      <w:r>
        <w:rPr>
          <w:rFonts w:ascii="Arial" w:cs="Arial" w:eastAsia="Arial" w:hAnsi="Arial"/>
          <w:b/>
          <w:bCs/>
          <w:sz w:val="24"/>
          <w:szCs w:val="24"/>
        </w:rPr>
        <w:t xml:space="preserve">UBICACIONES</w:t>
      </w:r>
    </w:p>
    <w:p>
      <w:pPr>
        <w:spacing w:after="60" w:before="60"/>
      </w:pPr>
      <w:r>
        <w:rPr>
          <w:rFonts w:ascii="Arial" w:cs="Arial" w:eastAsia="Arial" w:hAnsi="Arial"/>
          <w:sz w:val="22"/>
          <w:szCs w:val="22"/>
        </w:rPr>
        <w:t xml:space="preserve">Tabla maestra configurable. Incluye tipos: ALMACEN, PLAYA, DEVOLUCION y SEGREGADO. Las últimas dos son ubicaciones especiales de operación.</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8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 / Ejemplo</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ubicacion_id</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5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Código autogenerado (ej: ALM01-A-03-05)</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tipo</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58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ALMACEN | PLAYA | DEVOLUCION | SEGREGADO</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nombre_instalacion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Almacén 1, Almacén 2, Playa 1, Playa 2, Segregados, Devoluciones…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sector</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8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Sector o pasillo (ej: A, B, NORTE)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fila</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Letra de fila (ej: A, B, C…)</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columna</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8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Número de columna (ej: 01, 02, 12…)</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descripcion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Descripción libre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activo</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8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TRUE/FALSE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borrado</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Eliminación lógica</w:t>
            </w:r>
          </w:p>
        </w:tc>
      </w:tr>
    </w:tbl>
    <w:p>
      <w:pPr>
        <w:spacing w:after="60" w:before="60"/>
      </w:pPr>
      <w:r>
        <w:t xml:space="preserve"/>
      </w:r>
    </w:p>
    <w:p>
      <w:pPr>
        <w:spacing w:after="60" w:before="60"/>
        <w:ind w:left="360"/>
      </w:pPr>
      <w:r>
        <w:rPr>
          <w:rFonts w:ascii="Arial" w:cs="Arial" w:eastAsia="Arial" w:hAnsi="Arial"/>
          <w:i/>
          <w:iCs/>
          <w:color w:val="7B5E00"/>
          <w:sz w:val="20"/>
          <w:szCs w:val="20"/>
        </w:rPr>
        <w:t xml:space="preserve">⚠  El Admin debe configurar al menos una ubicación tipo SEGREGADO y una tipo DEVOLUCION antes de operar recepciones y devoluciones de campo.</w:t>
      </w:r>
    </w:p>
    <w:p>
      <w:pPr>
        <w:spacing w:after="60" w:before="60"/>
      </w:pPr>
      <w:r>
        <w:t xml:space="preserve"/>
      </w:r>
    </w:p>
    <w:p>
      <w:pPr>
        <w:spacing w:after="80" w:before="200"/>
      </w:pPr>
      <w:r>
        <w:rPr>
          <w:rFonts w:ascii="Arial" w:cs="Arial" w:eastAsia="Arial" w:hAnsi="Arial"/>
          <w:b/>
          <w:bCs/>
          <w:sz w:val="24"/>
          <w:szCs w:val="24"/>
        </w:rPr>
        <w:t xml:space="preserve">MATERIALES (maestro)</w:t>
      </w:r>
    </w:p>
    <w:p>
      <w:pPr>
        <w:spacing w:after="60" w:before="60"/>
      </w:pPr>
      <w:r>
        <w:rPr>
          <w:rFonts w:ascii="Arial" w:cs="Arial" w:eastAsia="Arial" w:hAnsi="Arial"/>
          <w:sz w:val="22"/>
          <w:szCs w:val="22"/>
        </w:rPr>
        <w:t xml:space="preserve">Cargado por el Admin mediante importación desde Excel (template provisto) o altas manuales.</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5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material_id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Código interno del sistema (autogenerado o asignado)</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codigo_externo</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5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Código del sistema EPC u origen externo (opcional)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descripcion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Descripción del material</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familia_id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FAMILIAS</w:t>
            </w:r>
          </w:p>
        </w:tc>
        <w:tc>
          <w:tcPr>
            <w:tcW w:type="dxa" w:w="55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Familia / categoría</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ownership</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PROPIO | CLIENTE | HERRAMIENTA | CONSUMIBLE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unidad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5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Unidad de medida (m, kg, unidad, pza, etc.)</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codigo_barras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Código de barras del fabricante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especificacion</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5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Spec técnica o número de norma (opcional)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stock_minimo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Número</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Cantidad mínima de alerta para consumibles. 0 = sin alerta.</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serie</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5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TRUE = cada unidad requiere número de serie o tag individual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qaqc</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TRUE = requiere inspección QAQC en recepción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activo</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5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TRUE/FALSE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borrado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Eliminación lógica</w:t>
            </w:r>
          </w:p>
        </w:tc>
      </w:tr>
    </w:tbl>
    <w:p>
      <w:pPr>
        <w:spacing w:after="60" w:before="60"/>
      </w:pPr>
      <w:r>
        <w:t xml:space="preserve"/>
      </w:r>
    </w:p>
    <w:p>
      <w:pPr>
        <w:spacing w:after="80" w:before="200"/>
      </w:pPr>
      <w:r>
        <w:rPr>
          <w:rFonts w:ascii="Arial" w:cs="Arial" w:eastAsia="Arial" w:hAnsi="Arial"/>
          <w:b/>
          <w:bCs/>
          <w:sz w:val="24"/>
          <w:szCs w:val="24"/>
        </w:rPr>
        <w:t xml:space="preserve">MATERIAL_SERIES</w:t>
      </w:r>
    </w:p>
    <w:p>
      <w:pPr>
        <w:spacing w:after="60" w:before="60"/>
      </w:pPr>
      <w:r>
        <w:rPr>
          <w:rFonts w:ascii="Arial" w:cs="Arial" w:eastAsia="Arial" w:hAnsi="Arial"/>
          <w:sz w:val="22"/>
          <w:szCs w:val="22"/>
        </w:rPr>
        <w:t xml:space="preserve">Una fila por unidad física identificable. Solo para materiales con serie = TRUE.</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226"/>
      </w:tblGrid>
      <w:tr>
        <w:trPr>
          <w:tblHeader/>
        </w:trPr>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serie_id</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52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Autogenerado</w:t>
            </w:r>
          </w:p>
        </w:tc>
      </w:tr>
      <w:tr>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material_id</w:t>
            </w:r>
          </w:p>
        </w:tc>
        <w:tc>
          <w:tcPr>
            <w:tcW w:type="dxa" w:w="1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MATERIALES</w:t>
            </w:r>
          </w:p>
        </w:tc>
        <w:tc>
          <w:tcPr>
            <w:tcW w:type="dxa" w:w="52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Material al que pertenece</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numero_serie</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2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Número de serie o tag</w:t>
            </w:r>
          </w:p>
        </w:tc>
      </w:tr>
      <w:tr>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codigo_barras</w:t>
            </w:r>
          </w:p>
        </w:tc>
        <w:tc>
          <w:tcPr>
            <w:tcW w:type="dxa" w:w="1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2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Barcode específico de esta unidad</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estado</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52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EN_ALMACEN | RESERVADO | EN_CAMPO | NCR | SEGREGADO | DEVUELTO_INSPECCION</w:t>
            </w:r>
          </w:p>
        </w:tc>
      </w:tr>
      <w:tr>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ubicacion_id</w:t>
            </w:r>
          </w:p>
        </w:tc>
        <w:tc>
          <w:tcPr>
            <w:tcW w:type="dxa" w:w="1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UBICACIONES</w:t>
            </w:r>
          </w:p>
        </w:tc>
        <w:tc>
          <w:tcPr>
            <w:tcW w:type="dxa" w:w="52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Ubicación física actual</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recepcion_item_id</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FK → RECEPCIONES_ITEMS</w:t>
            </w:r>
          </w:p>
        </w:tc>
        <w:tc>
          <w:tcPr>
            <w:tcW w:type="dxa" w:w="52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Con qué remito ingresó</w:t>
            </w:r>
          </w:p>
        </w:tc>
      </w:tr>
      <w:tr>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salida_item_id</w:t>
            </w:r>
          </w:p>
        </w:tc>
        <w:tc>
          <w:tcPr>
            <w:tcW w:type="dxa" w:w="1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SALIDAS_ITEMS</w:t>
            </w:r>
          </w:p>
        </w:tc>
        <w:tc>
          <w:tcPr>
            <w:tcW w:type="dxa" w:w="52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Con qué documento salió a campo</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devolucion_item_id</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FK → DEVOLUCIONES_ITEMS</w:t>
            </w:r>
          </w:p>
        </w:tc>
        <w:tc>
          <w:tcPr>
            <w:tcW w:type="dxa" w:w="52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Con qué documento volvió del campo</w:t>
            </w:r>
          </w:p>
        </w:tc>
      </w:tr>
      <w:tr>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ncr_id</w:t>
            </w:r>
          </w:p>
        </w:tc>
        <w:tc>
          <w:tcPr>
            <w:tcW w:type="dxa" w:w="1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NCR</w:t>
            </w:r>
          </w:p>
        </w:tc>
        <w:tc>
          <w:tcPr>
            <w:tcW w:type="dxa" w:w="52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NCR activa sobre esta unidad (si aplica)</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borrado</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2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Eliminación lógica</w:t>
            </w:r>
          </w:p>
        </w:tc>
      </w:tr>
    </w:tbl>
    <w:p>
      <w:pPr>
        <w:pageBreakBefore/>
      </w:pPr>
      <w:r>
        <w:t xml:space="preserve"/>
      </w:r>
    </w:p>
    <w:p>
      <w:pPr>
        <w:pStyle w:val="Heading2"/>
        <w:spacing w:after="120" w:before="280"/>
      </w:pPr>
      <w:r>
        <w:rPr>
          <w:rFonts w:ascii="Arial" w:cs="Arial" w:eastAsia="Arial" w:hAnsi="Arial"/>
          <w:b/>
          <w:bCs/>
          <w:sz w:val="26"/>
          <w:szCs w:val="26"/>
        </w:rPr>
        <w:t xml:space="preserve">3.2 Sheets transaccionales</w:t>
      </w:r>
    </w:p>
    <w:p>
      <w:pPr>
        <w:spacing w:after="80" w:before="200"/>
      </w:pPr>
      <w:r>
        <w:rPr>
          <w:rFonts w:ascii="Arial" w:cs="Arial" w:eastAsia="Arial" w:hAnsi="Arial"/>
          <w:b/>
          <w:bCs/>
          <w:sz w:val="24"/>
          <w:szCs w:val="24"/>
        </w:rPr>
        <w:t xml:space="preserve">RECEPCIONES (encabezado de remito)</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3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3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recepcion_id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Número autogenerado (ej: REC-2025-0001)</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fecha</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Fecha</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Fecha de recepción física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remito_numero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Número del remito del proveedor/cliente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remito_fecha</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Fecha</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Fecha que figura en el remito</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proveedor_razon_social</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Razón social del remitente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almacenero_email</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USUARIOS</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Quién recibió</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estado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BORRADOR | EN_PROCESO | CERRADA</w:t>
            </w:r>
            <w:del w:id="102" w:author="Claude" w:date="2026-04-27T00:00:00Z">
              <w:r>
                <w:rPr>
                  <w:rFonts w:ascii="Arial" w:cs="Arial" w:eastAsia="Arial" w:hAnsi="Arial"/>
                  <w:sz w:val="20"/>
                  <w:szCs w:val="20"/>
                </w:rPr>
                <w:delText xml:space="preserve"> (reemplaza: PENDIENTE_QAQC | APROBADO | RECHAZADO_PARCIAL | RECHAZADO)</w:delText>
              </w:r>
            </w:del>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observaciones</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Notas libres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borrado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Eliminación lógica</w:t>
            </w:r>
          </w:p>
        </w:tc>
      </w:tr>
    </w:tbl>
    <w:p>
      <w:pPr>
        <w:spacing w:after="60" w:before="60"/>
      </w:pPr>
      <w:r>
        <w:t xml:space="preserve"/>
      </w:r>
    </w:p>
    <w:p>
      <w:pPr>
        <w:spacing w:after="80" w:before="200"/>
      </w:pPr>
      <w:r>
        <w:rPr>
          <w:rFonts w:ascii="Arial" w:cs="Arial" w:eastAsia="Arial" w:hAnsi="Arial"/>
          <w:b/>
          <w:bCs/>
          <w:sz w:val="24"/>
          <w:szCs w:val="24"/>
        </w:rPr>
        <w:t xml:space="preserve">RECEPCIONES_ITEMS (líneas del remito)</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4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item_id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Autogenerado</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recepcion_id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RECEPCIONES</w:t>
            </w:r>
          </w:p>
        </w:tc>
        <w:tc>
          <w:tcPr>
            <w:tcW w:type="dxa" w:w="54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Cabecera del remito</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material_id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FK → MATERIALES</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Material recibido</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cantidad_remitida</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Número</w:t>
            </w:r>
          </w:p>
        </w:tc>
        <w:tc>
          <w:tcPr>
            <w:tcW w:type="dxa" w:w="54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Cantidad según remito</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cantidad_recibida</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Número</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Cantidad físicamente recibida</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ubicacion_id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UBICACIONES</w:t>
            </w:r>
          </w:p>
        </w:tc>
        <w:tc>
          <w:tcPr>
            <w:tcW w:type="dxa" w:w="54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Dónde se depositó</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estado_qaqc</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PENDIENTE_QAQC | APROBADO | NCR | NO_REQUIERE | ACEPTADO | RECHAZADO_DEFINITIVO</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ncr_id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NCR</w:t>
            </w:r>
          </w:p>
        </w:tc>
        <w:tc>
          <w:tcPr>
            <w:tcW w:type="dxa" w:w="54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Si aplica</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borrado</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Eliminación lógica</w:t>
            </w:r>
          </w:p>
        </w:tc>
      </w:tr>
    </w:tbl>
    <w:p>
      <w:pPr>
        <w:spacing w:after="60" w:before="60"/>
      </w:pPr>
      <w:r>
        <w:t xml:space="preserve"/>
      </w:r>
    </w:p>
    <w:p>
      <w:pPr>
        <w:spacing w:after="60" w:before="60"/>
        <w:ind w:left="360"/>
      </w:pPr>
      <w:r>
        <w:rPr>
          <w:rFonts w:ascii="Arial" w:cs="Arial" w:eastAsia="Arial" w:hAnsi="Arial"/>
          <w:i/>
          <w:iCs/>
          <w:color w:val="7B5E00"/>
          <w:sz w:val="20"/>
          <w:szCs w:val="20"/>
        </w:rPr>
        <w:t xml:space="preserve">⚠  Si el material tiene qaqc = FALSE el estado_qaqc se setea automáticamente en NO_REQUIERE y el stock se libera al confirmar la recepción sin esperar al QAQC. Flujo completo de estados: PENDIENTE_QAQC → APROBADO / NCR → ACEPTADO / RECHAZADO_DEFINITIVO. Items sin QAQC usan: NO_REQUIERE (terminal). La cabecera de la recepción pasa de BORRADOR → EN_PROCESO (primer ítem cargado) → CERRADA automáticamente cuando todos sus ítems alcanzan estado terminal.</w:t>
      </w:r>
    </w:p>
    <w:p>
      <w:pPr>
        <w:spacing w:after="60" w:before="60"/>
      </w:pPr>
      <w:r>
        <w:t xml:space="preserve"/>
      </w:r>
    </w:p>
    <w:p>
      <w:pPr>
        <w:spacing w:after="80" w:before="200"/>
      </w:pPr>
      <w:r>
        <w:rPr>
          <w:rFonts w:ascii="Arial" w:cs="Arial" w:eastAsia="Arial" w:hAnsi="Arial"/>
          <w:b/>
          <w:bCs/>
          <w:sz w:val="24"/>
          <w:szCs w:val="24"/>
        </w:rPr>
        <w:t xml:space="preserve">STOCK (posición actual)</w:t>
      </w:r>
    </w:p>
    <w:p>
      <w:pPr>
        <w:spacing w:after="60" w:before="60"/>
      </w:pPr>
      <w:r>
        <w:rPr>
          <w:rFonts w:ascii="Arial" w:cs="Arial" w:eastAsia="Arial" w:hAnsi="Arial"/>
          <w:sz w:val="22"/>
          <w:szCs w:val="22"/>
        </w:rPr>
        <w:t xml:space="preserve">Mantenida por Apps Script. Una fila por combinación material + ubicación.</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5326"/>
      </w:tblGrid>
      <w:tr>
        <w:trPr>
          <w:tblHeader/>
        </w:trPr>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3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stock_id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Autogenerado</w:t>
            </w:r>
          </w:p>
        </w:tc>
      </w:tr>
      <w:tr>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material_id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MATERIALES</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Material</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ubicacion_id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FK → UBICACIONES</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Ubicación física actual</w:t>
            </w:r>
          </w:p>
        </w:tc>
      </w:tr>
      <w:tr>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cantidad_disponible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Número</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Stock libre — no reservado ni bloqueado</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cantidad_reservada</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Número</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Reservado para IWPs aprobados</w:t>
            </w:r>
          </w:p>
        </w:tc>
      </w:tr>
      <w:tr>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cantidad_bloqueada</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Número</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Bajo NCR activa o en segregados</w:t>
            </w:r>
          </w:p>
        </w:tc>
      </w:tr>
      <w:tr>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ultima_actualizacion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Fecha/hora del último movimiento</w:t>
            </w:r>
          </w:p>
        </w:tc>
      </w:tr>
    </w:tbl>
    <w:p>
      <w:pPr>
        <w:spacing w:after="60" w:before="60"/>
      </w:pPr>
      <w:r>
        <w:t xml:space="preserve"/>
      </w:r>
    </w:p>
    <w:p>
      <w:pPr>
        <w:spacing w:after="60" w:before="60"/>
        <w:ind w:left="360"/>
      </w:pPr>
      <w:r>
        <w:rPr>
          <w:rFonts w:ascii="Arial" w:cs="Arial" w:eastAsia="Arial" w:hAnsi="Arial"/>
          <w:i/>
          <w:iCs/>
          <w:color w:val="7B5E00"/>
          <w:sz w:val="20"/>
          <w:szCs w:val="20"/>
        </w:rPr>
        <w:t xml:space="preserve">⚠  Para materiales con serie = TRUE el stock se calcula como COUNT de MATERIAL_SERIES por estado y ubicación. STOCK refleja totales; el detalle por unidad está en MATERIAL_SERIES.</w:t>
      </w:r>
    </w:p>
    <w:p>
      <w:pPr>
        <w:spacing w:after="60" w:before="60"/>
      </w:pPr>
      <w:r>
        <w:t xml:space="preserve"/>
      </w:r>
    </w:p>
    <w:p>
      <w:pPr>
        <w:spacing w:after="80" w:before="200"/>
      </w:pPr>
      <w:r>
        <w:rPr>
          <w:rFonts w:ascii="Arial" w:cs="Arial" w:eastAsia="Arial" w:hAnsi="Arial"/>
          <w:b/>
          <w:bCs/>
          <w:sz w:val="24"/>
          <w:szCs w:val="24"/>
        </w:rPr>
        <w:t xml:space="preserve">IWP</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5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iwp_id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Código del IWP (ej: IWP-CIV-001)</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cwp_id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5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CWP al que pertenece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descripcion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Descripción del trabajo</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cuadrilla</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5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Nombre o código de la cuadrilla asignada</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planner_email</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FK → USUARIOS</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Planner responsable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fecha_inicio_plan</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Fecha</w:t>
            </w:r>
          </w:p>
        </w:tc>
        <w:tc>
          <w:tcPr>
            <w:tcW w:type="dxa" w:w="55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Inicio planificado</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fecha_fin_plan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Fecha</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Fin planificado</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estado</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55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BORRADOR | ACTIVO | CERRADO | CANCELADO</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borrado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Eliminación lógica</w:t>
            </w:r>
          </w:p>
        </w:tc>
      </w:tr>
    </w:tbl>
    <w:p>
      <w:pPr>
        <w:spacing w:after="60" w:before="60"/>
      </w:pPr>
      <w:r>
        <w:t xml:space="preserve"/>
      </w:r>
    </w:p>
    <w:p>
      <w:pPr>
        <w:spacing w:after="80" w:before="200"/>
      </w:pPr>
      <w:r>
        <w:rPr>
          <w:rFonts w:ascii="Arial" w:cs="Arial" w:eastAsia="Arial" w:hAnsi="Arial"/>
          <w:b/>
          <w:bCs/>
          <w:sz w:val="24"/>
          <w:szCs w:val="24"/>
        </w:rPr>
        <w:t xml:space="preserve">RESERVAS</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3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3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reserva_id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Autogenerado</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iwp_id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IWP</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IWP que solicita el material</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material_id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FK → MATERIALES</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Material reservado</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cantidad_solicitada</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Número</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Cantidad requerida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cantidad_aprobada</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Número</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Aprobada por Mat. Coordinator</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solicitante_email</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USUARIOS</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Field Eng. o Planner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estado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PENDIENTE | APROBADA | RECHAZADA | DESPACHADA</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fecha_solicitud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fecha_aprobacion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aprobador_email</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USUARIOS</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Mat. Coordinator que aprobó</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borrado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Eliminación lógica</w:t>
            </w:r>
          </w:p>
        </w:tc>
      </w:tr>
    </w:tbl>
    <w:p>
      <w:pPr>
        <w:spacing w:after="60" w:before="60"/>
      </w:pPr>
      <w:r>
        <w:t xml:space="preserve"/>
      </w:r>
    </w:p>
    <w:p>
      <w:pPr>
        <w:spacing w:after="80" w:before="200"/>
      </w:pPr>
      <w:r>
        <w:rPr>
          <w:rFonts w:ascii="Arial" w:cs="Arial" w:eastAsia="Arial" w:hAnsi="Arial"/>
          <w:b/>
          <w:bCs/>
          <w:sz w:val="24"/>
          <w:szCs w:val="24"/>
        </w:rPr>
        <w:t xml:space="preserve">SALIDAS (documento de salida a cuadrilla)</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5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salida_id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Número autogenerado (ej: SAL-2025-0001)</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iwp_id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IWP</w:t>
            </w:r>
          </w:p>
        </w:tc>
        <w:tc>
          <w:tcPr>
            <w:tcW w:type="dxa" w:w="55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IWP al que se despacha</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cuadrilla</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Cuadrilla receptora</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fecha</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W w:type="dxa" w:w="55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Fecha y hora de salida</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almacenero_email</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FK → USUARIOS</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Quien despachó</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observaciones</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5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Notas libres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borrado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Eliminación lógica</w:t>
            </w:r>
          </w:p>
        </w:tc>
      </w:tr>
    </w:tbl>
    <w:p>
      <w:pPr>
        <w:spacing w:after="60" w:before="60"/>
      </w:pPr>
      <w:r>
        <w:t xml:space="preserve"/>
      </w:r>
    </w:p>
    <w:p>
      <w:pPr>
        <w:spacing w:after="80" w:before="200"/>
      </w:pPr>
      <w:r>
        <w:rPr>
          <w:rFonts w:ascii="Arial" w:cs="Arial" w:eastAsia="Arial" w:hAnsi="Arial"/>
          <w:b/>
          <w:bCs/>
          <w:sz w:val="24"/>
          <w:szCs w:val="24"/>
        </w:rPr>
        <w:t xml:space="preserve">SALIDAS_ITEMS</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3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3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salida_item_id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Autogenerado</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salida_id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SALIDAS</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Cabecera del documento</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material_id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FK → MATERIALES</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Material despachado</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serie_id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MAT_SERIES</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Número de serie/tag despachado (si serie = TRUE)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cantidad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Número</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Cantidad despachada (materiales sin serie)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ubicacion_origen_id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UBICACIONES</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De dónde se retiró</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codigo_barras_escaneado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Barcode leído en el despacho</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reserva_id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RESERVAS</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Reserva que se satisface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borrado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Eliminación lógica</w:t>
            </w:r>
          </w:p>
        </w:tc>
      </w:tr>
    </w:tbl>
    <w:p>
      <w:pPr>
        <w:spacing w:after="60" w:before="60"/>
      </w:pPr>
      <w:r>
        <w:t xml:space="preserve"/>
      </w:r>
    </w:p>
    <w:p>
      <w:pPr>
        <w:spacing w:after="80" w:before="200"/>
      </w:pPr>
      <w:r>
        <w:rPr>
          <w:rFonts w:ascii="Arial" w:cs="Arial" w:eastAsia="Arial" w:hAnsi="Arial"/>
          <w:b/>
          <w:bCs/>
          <w:sz w:val="24"/>
          <w:szCs w:val="24"/>
        </w:rPr>
        <w:t xml:space="preserve">DEVOLUCIONES (documento de devolución desde campo)</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5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devolucion_id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Número autogenerado (ej: DEV-2025-0001)</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iwp_id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IWP</w:t>
            </w:r>
          </w:p>
        </w:tc>
        <w:tc>
          <w:tcPr>
            <w:tcW w:type="dxa" w:w="55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IWP desde el que se devuelve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cuadrilla</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Cuadrilla que devuelve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fecha</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W w:type="dxa" w:w="55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Fecha y hora de la devolución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registrado_por</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FK → USUARIOS</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Field Eng. o quien registra</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observaciones</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5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Notas libres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borrado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Eliminación lógica</w:t>
            </w:r>
          </w:p>
        </w:tc>
      </w:tr>
    </w:tbl>
    <w:p>
      <w:pPr>
        <w:spacing w:after="60" w:before="60"/>
      </w:pPr>
      <w:r>
        <w:t xml:space="preserve"/>
      </w:r>
    </w:p>
    <w:p>
      <w:pPr>
        <w:spacing w:after="80" w:before="200"/>
      </w:pPr>
      <w:r>
        <w:rPr>
          <w:rFonts w:ascii="Arial" w:cs="Arial" w:eastAsia="Arial" w:hAnsi="Arial"/>
          <w:b/>
          <w:bCs/>
          <w:sz w:val="24"/>
          <w:szCs w:val="24"/>
        </w:rPr>
        <w:t xml:space="preserve">DEVOLUCIONES_ITEMS</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3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3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dev_item_id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Autogenerado</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devolucion_id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DEVOLUCIONES</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Cabecera del documento</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material_id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FK → MATERIALES</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Material devuelto</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serie_id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MAT_SERIES</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Número de serie/tag devuelto (si serie = TRUE)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cantidad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Número</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Cantidad devuelta (materiales sin serie)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motivo</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SOBRANTE | DAÑADO | INCORRECTO | OTRO</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estado_resultante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EN_ALMACEN | DEVUELTO_INSPECCION</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ubicacion_destino_id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UBICACIONES</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DEVOLUCION o almacén directo según motivo</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borrado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Eliminación lógica</w:t>
            </w:r>
          </w:p>
        </w:tc>
      </w:tr>
    </w:tbl>
    <w:p>
      <w:pPr>
        <w:spacing w:after="60" w:before="60"/>
      </w:pPr>
      <w:r>
        <w:t xml:space="preserve"/>
      </w:r>
    </w:p>
    <w:p>
      <w:pPr>
        <w:spacing w:after="60" w:before="60"/>
        <w:ind w:left="360"/>
      </w:pPr>
      <w:r>
        <w:rPr>
          <w:rFonts w:ascii="Arial" w:cs="Arial" w:eastAsia="Arial" w:hAnsi="Arial"/>
          <w:i/>
          <w:iCs/>
          <w:color w:val="7B5E00"/>
          <w:sz w:val="20"/>
          <w:szCs w:val="20"/>
        </w:rPr>
        <w:t xml:space="preserve">⚠  SOBRANTE → estado EN_ALMACEN, stock disponible directo. DAÑADO/INCORRECTO → estado DEVUELTO_INSPECCION, ubicación tipo DEVOLUCION, QAQC inspecciona y decide.</w:t>
      </w:r>
    </w:p>
    <w:p>
      <w:pPr>
        <w:spacing w:after="60" w:before="60"/>
      </w:pPr>
      <w:r>
        <w:t xml:space="preserve"/>
      </w:r>
    </w:p>
    <w:p>
      <w:pPr>
        <w:spacing w:after="80" w:before="200"/>
      </w:pPr>
      <w:r>
        <w:rPr>
          <w:rFonts w:ascii="Arial" w:cs="Arial" w:eastAsia="Arial" w:hAnsi="Arial"/>
          <w:b/>
          <w:bCs/>
          <w:sz w:val="24"/>
          <w:szCs w:val="24"/>
        </w:rPr>
        <w:t xml:space="preserve">NCR (No Conformidades)</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49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9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ncr_id</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49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Número NCR (ej: NCR-2025-0001)</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recepcion_item_id</w:t>
            </w:r>
          </w:p>
        </w:tc>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RECEPCIONES_ITEMS</w:t>
            </w:r>
          </w:p>
        </w:tc>
        <w:tc>
          <w:tcPr>
            <w:tcW w:type="dxa" w:w="49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Ítem de recepción que generó la NCR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material_id</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FK → MATERIALES</w:t>
            </w:r>
          </w:p>
        </w:tc>
        <w:tc>
          <w:tcPr>
            <w:tcW w:type="dxa" w:w="49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Material no conforme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serie_id</w:t>
            </w:r>
          </w:p>
        </w:tc>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MATERIAL_SERIES</w:t>
            </w:r>
          </w:p>
        </w:tc>
        <w:tc>
          <w:tcPr>
            <w:tcW w:type="dxa" w:w="49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Número de serie/tag no conforme (si aplica)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descripcion_defecto</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49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Descripción de la no conformidad</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qaqc_email</w:t>
            </w:r>
          </w:p>
        </w:tc>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USUARIOS</w:t>
            </w:r>
          </w:p>
        </w:tc>
        <w:tc>
          <w:tcPr>
            <w:tcW w:type="dxa" w:w="49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Inspector QAQC</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fecha_deteccion</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W w:type="dxa" w:w="49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estado</w:t>
            </w:r>
          </w:p>
        </w:tc>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49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ABIERTA | EN_REVISION | CERRADA | DEVUELTO_PROVEEDOR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accion_tomada</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49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Descripción de la disposición final</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fecha_cierre</w:t>
            </w:r>
          </w:p>
        </w:tc>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W w:type="dxa" w:w="49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borrado</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49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Eliminación lógica</w:t>
            </w:r>
          </w:p>
        </w:tc>
      </w:tr>
    </w:tbl>
    <w:p>
      <w:pPr>
        <w:spacing w:after="60" w:before="60"/>
      </w:pPr>
      <w:r>
        <w:t xml:space="preserve"/>
      </w:r>
    </w:p>
    <w:p>
      <w:pPr>
        <w:spacing w:after="80" w:before="200"/>
      </w:pPr>
      <w:r>
        <w:rPr>
          <w:rFonts w:ascii="Arial" w:cs="Arial" w:eastAsia="Arial" w:hAnsi="Arial"/>
          <w:b/>
          <w:bCs/>
          <w:sz w:val="24"/>
          <w:szCs w:val="24"/>
        </w:rPr>
        <w:t xml:space="preserve">MOVIMIENTOS</w:t>
      </w:r>
    </w:p>
    <w:p>
      <w:pPr>
        <w:spacing w:after="60" w:before="60"/>
      </w:pPr>
      <w:r>
        <w:rPr>
          <w:rFonts w:ascii="Arial" w:cs="Arial" w:eastAsia="Arial" w:hAnsi="Arial"/>
          <w:sz w:val="22"/>
          <w:szCs w:val="22"/>
        </w:rPr>
        <w:t xml:space="preserve">Log operativo cronológico completo. Un registro por cada evento sobre materiales.</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3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3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movimiento_id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Autogenerado (ej: MOV-2025-00001)</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Fecha y hora exacta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tipo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INGRESO | APROBACION_QAQC | NCR_APERTURA | NCR_CIERRE | NCR_SEGREGACION | NCR_LIBERACION | RESERVA | APROBACION_RESERVA | SALIDA | DEVOLUCION | DEVOLUCION_INSPECCION | AJUSTE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material_id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MATERIALES</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Material afectado</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serie_id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FK → MAT_SERIES</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Número de serie/tag (si aplica)</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ubicacion_origen_id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UBICACIONES</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Ubicación de origen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ubicacion_destino_id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FK → UBICACIONES</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Ubicación de destino</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cantidad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Número</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Cantidad involucrada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documento_referencia</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ID del documento origen (REC, SAL, DEV, NCR…)</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iwp_id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IWP</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IWP relacionado (si aplica)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usuario_email</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FK → USUARIOS</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Quién ejecutó el movimiento</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observaciones</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3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Notas libres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borrado</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Boolean</w:t>
            </w:r>
          </w:p>
        </w:tc>
        <w:tc>
          <w:tcPr>
            <w:tcW w:type="dxa" w:w="53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Solo Admin puede marcar</w:t>
            </w:r>
          </w:p>
        </w:tc>
      </w:tr>
    </w:tbl>
    <w:p>
      <w:pPr>
        <w:spacing w:after="60" w:before="60"/>
      </w:pPr>
      <w:r>
        <w:t xml:space="preserve"/>
      </w:r>
    </w:p>
    <w:p>
      <w:pPr>
        <w:spacing w:after="80" w:before="200"/>
      </w:pPr>
      <w:r>
        <w:rPr>
          <w:rFonts w:ascii="Arial" w:cs="Arial" w:eastAsia="Arial" w:hAnsi="Arial"/>
          <w:b/>
          <w:bCs/>
          <w:sz w:val="24"/>
          <w:szCs w:val="24"/>
        </w:rPr>
        <w:t xml:space="preserve">HISTORIAL_CAMBIOS</w:t>
      </w:r>
    </w:p>
    <w:p>
      <w:pPr>
        <w:spacing w:after="60" w:before="60"/>
      </w:pPr>
      <w:r>
        <w:rPr>
          <w:rFonts w:ascii="Arial" w:cs="Arial" w:eastAsia="Arial" w:hAnsi="Arial"/>
          <w:sz w:val="22"/>
          <w:szCs w:val="22"/>
        </w:rPr>
        <w:t xml:space="preserve">Auditoría técnica automática. Apps Script escribe un registro por cada campo modificado en cualquier tabla.</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6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cambio_id</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 (PK)</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Autogenerado</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W w:type="dxa" w:w="56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Fecha y hora exacta</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tabla</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Nombre de la Sheet afectada</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registro_id</w:t>
            </w:r>
          </w:p>
        </w:tc>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6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PK del registro modificado</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campo</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Nombre del campo modificado</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valor_anterior</w:t>
            </w:r>
          </w:p>
        </w:tc>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6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Valor previo (serializado como texto)</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valor_nuevo</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Texto</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Valor nuevo</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usuario_email</w:t>
            </w:r>
          </w:p>
        </w:tc>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FK → USUARIOS</w:t>
            </w:r>
          </w:p>
        </w:tc>
        <w:tc>
          <w:tcPr>
            <w:tcW w:type="dxa" w:w="56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Quién realizó el cambio</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operacion</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Enum</w:t>
            </w:r>
          </w:p>
        </w:tc>
        <w:tc>
          <w:tcPr>
            <w:tcW w:type="dxa" w:w="5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INSERT | UPDATE | DELETE_LOGICO</w:t>
            </w:r>
          </w:p>
        </w:tc>
      </w:tr>
    </w:tbl>
    <w:p>
      <w:pPr>
        <w:pageBreakBefore/>
      </w:pPr>
      <w:r>
        <w:t xml:space="preserve"/>
      </w:r>
    </w:p>
    <w:p>
      <w:pPr>
        <w:pStyle w:val="Heading1"/>
        <w:spacing w:after="160" w:before="360"/>
      </w:pPr>
      <w:r>
        <w:rPr>
          <w:rFonts w:ascii="Arial" w:cs="Arial" w:eastAsia="Arial" w:hAnsi="Arial"/>
          <w:b/>
          <w:bCs/>
          <w:sz w:val="32"/>
          <w:szCs w:val="32"/>
        </w:rPr>
        <w:t xml:space="preserve">4. Ciclo de vida del material</w:t>
      </w:r>
    </w:p>
    <w:p>
      <w:pPr>
        <w:spacing w:after="60" w:before="60"/>
      </w:pPr>
      <w:r>
        <w:rPr>
          <w:rFonts w:ascii="Arial" w:cs="Arial" w:eastAsia="Arial" w:hAnsi="Arial"/>
          <w:sz w:val="22"/>
          <w:szCs w:val="22"/>
        </w:rPr>
        <w:t xml:space="preserve">Los estados aplican a nivel de material (sin serie) o a nivel de número de serie/tag individual (con serie = TRUE).</w:t>
      </w:r>
    </w:p>
    <w:p>
      <w:pPr>
        <w:spacing w:after="60" w:before="60"/>
      </w:pPr>
      <w:r>
        <w:t xml:space="preserve"/>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3826"/>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Quién lo activa</w:t>
            </w:r>
          </w:p>
        </w:tc>
        <w:tc>
          <w:tcPr>
            <w:tcW w:type="dxa" w:w="3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Transición siguiente</w:t>
            </w:r>
          </w:p>
        </w:tc>
      </w:tr>
      <w:tr>
        <w:tc>
          <w:tcPr>
            <w:tcW w:type="dxa" w:w="1400"/>
            <w:tcBorders>
              <w:top w:val="single" w:color="CCCCCC" w:sz="1"/>
              <w:left w:val="thick" w:color="1F4E79" w:sz="6"/>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ESPERADO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Registrado, aún no recibido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 MatCoord</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RECIBIDO al registrar remito</w:t>
            </w:r>
          </w:p>
        </w:tc>
      </w:tr>
      <w:tr>
        <w:tc>
          <w:tcPr>
            <w:tcW w:type="dxa" w:w="1400"/>
            <w:tcBorders>
              <w:top w:val="single" w:color="CCCCCC" w:sz="1"/>
              <w:left w:val="thick" w:color="1F4E79" w:sz="6"/>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RECIBIDO</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Ingresó físicamente, pendiente QAQC</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Almacenero</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EN ALMACÉN (QAQC aprueba o qaqc=FALSE) | → NCR/SEGREGADO (rechaza)</w:t>
            </w:r>
          </w:p>
        </w:tc>
      </w:tr>
      <w:tr>
        <w:tc>
          <w:tcPr>
            <w:tcW w:type="dxa" w:w="1400"/>
            <w:tcBorders>
              <w:top w:val="single" w:color="CCCCCC" w:sz="1"/>
              <w:left w:val="thick" w:color="1F4E79" w:sz="6"/>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 ALMACÉN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Disponible para reservar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QAQC / Sistema</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RESERVADO al aprobar reserva</w:t>
            </w:r>
          </w:p>
        </w:tc>
      </w:tr>
      <w:tr>
        <w:tc>
          <w:tcPr>
            <w:tcW w:type="dxa" w:w="1400"/>
            <w:tcBorders>
              <w:top w:val="single" w:color="CCCCCC" w:sz="1"/>
              <w:left w:val="thick" w:color="1F4E79" w:sz="6"/>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RESERVADO</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Asignado a IWP, pendiente de despacho</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Mat. Coordinator</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EN CAMPO al confirmar salida</w:t>
            </w:r>
          </w:p>
        </w:tc>
      </w:tr>
      <w:tr>
        <w:tc>
          <w:tcPr>
            <w:tcW w:type="dxa" w:w="1400"/>
            <w:tcBorders>
              <w:top w:val="single" w:color="CCCCCC" w:sz="1"/>
              <w:left w:val="thick" w:color="1F4E79" w:sz="6"/>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 CAMPO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Despachado a cuadrilla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Almacenero</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EN ALMACÉN (devolución sobrante) | → DEVUELTO_INSPECCION (devolución dañado)</w:t>
            </w:r>
          </w:p>
        </w:tc>
      </w:tr>
      <w:tr>
        <w:tc>
          <w:tcPr>
            <w:tcW w:type="dxa" w:w="1400"/>
            <w:tcBorders>
              <w:top w:val="single" w:color="CCCCCC" w:sz="1"/>
              <w:left w:val="thick" w:color="1F4E79" w:sz="6"/>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DEVUELTO_INSPECCION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Volvió de campo dañado/incorrecto, QAQC inspecciona</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Field Eng.</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EN ALMACÉN (QAQC libera) | → NCR (QAQC rechaza)</w:t>
            </w:r>
          </w:p>
        </w:tc>
      </w:tr>
      <w:tr>
        <w:tc>
          <w:tcPr>
            <w:tcW w:type="dxa" w:w="1400"/>
            <w:tcBorders>
              <w:top w:val="single" w:color="CCCCCC" w:sz="1"/>
              <w:left w:val="thick" w:color="1F4E79" w:sz="6"/>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SEGREGADO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Rechazado en recepción, físicamente separado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QAQC</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EN ALMACÉN (re-inspección ok) | → DEVUELTO_PROVEEDOR | → BAJA</w:t>
            </w:r>
          </w:p>
        </w:tc>
      </w:tr>
      <w:tr>
        <w:tc>
          <w:tcPr>
            <w:tcW w:type="dxa" w:w="1400"/>
            <w:tcBorders>
              <w:top w:val="single" w:color="CCCCCC" w:sz="1"/>
              <w:left w:val="thick" w:color="1F4E79" w:sz="6"/>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NCR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No conforme — bloqueado para uso</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QAQC</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 SEGREGADO (si aplica) | → CERRADA con disposición</w:t>
            </w:r>
          </w:p>
        </w:tc>
      </w:tr>
    </w:tbl>
    <w:p>
      <w:pPr>
        <w:pageBreakBefore/>
      </w:pPr>
      <w:r>
        <w:t xml:space="preserve"/>
      </w:r>
    </w:p>
    <w:p>
      <w:pPr>
        <w:pStyle w:val="Heading1"/>
        <w:spacing w:after="160" w:before="360"/>
      </w:pPr>
      <w:r>
        <w:rPr>
          <w:rFonts w:ascii="Arial" w:cs="Arial" w:eastAsia="Arial" w:hAnsi="Arial"/>
          <w:b/>
          <w:bCs/>
          <w:sz w:val="32"/>
          <w:szCs w:val="32"/>
        </w:rPr>
        <w:t xml:space="preserve">5. Módulos del sistema</w:t>
      </w:r>
    </w:p>
    <w:p>
      <w:pPr>
        <w:pStyle w:val="Heading2"/>
        <w:spacing w:after="120" w:before="280"/>
      </w:pPr>
      <w:r>
        <w:rPr>
          <w:rFonts w:ascii="Arial" w:cs="Arial" w:eastAsia="Arial" w:hAnsi="Arial"/>
          <w:b/>
          <w:bCs/>
          <w:sz w:val="26"/>
          <w:szCs w:val="26"/>
        </w:rPr>
        <w:t xml:space="preserve">5.1 Maestro de materiales</w:t>
      </w:r>
    </w:p>
    <w:p>
      <w:pPr>
        <w:pStyle w:val="ListParagraph"/>
        <w:numPr>
          <w:ilvl w:val="0"/>
          <w:numId w:val="2"/>
        </w:numPr>
        <w:spacing w:after="40" w:before="40"/>
      </w:pPr>
      <w:r>
        <w:rPr>
          <w:rFonts w:ascii="Arial" w:cs="Arial" w:eastAsia="Arial" w:hAnsi="Arial"/>
          <w:sz w:val="22"/>
          <w:szCs w:val="22"/>
        </w:rPr>
        <w:t xml:space="preserve">Importación desde Excel (template provisto: template_maestro_materiales.xlsx).</w:t>
      </w:r>
    </w:p>
    <w:p>
      <w:pPr>
        <w:pStyle w:val="ListParagraph"/>
        <w:numPr>
          <w:ilvl w:val="0"/>
          <w:numId w:val="2"/>
        </w:numPr>
        <w:spacing w:after="40" w:before="40"/>
      </w:pPr>
      <w:r>
        <w:rPr>
          <w:rFonts w:ascii="Arial" w:cs="Arial" w:eastAsia="Arial" w:hAnsi="Arial"/>
          <w:sz w:val="22"/>
          <w:szCs w:val="22"/>
        </w:rPr>
        <w:t xml:space="preserve">Alta manual de ítems individuales.</w:t>
      </w:r>
    </w:p>
    <w:p>
      <w:pPr>
        <w:pStyle w:val="ListParagraph"/>
        <w:numPr>
          <w:ilvl w:val="0"/>
          <w:numId w:val="2"/>
        </w:numPr>
        <w:spacing w:after="40" w:before="40"/>
      </w:pPr>
      <w:r>
        <w:rPr>
          <w:rFonts w:ascii="Arial" w:cs="Arial" w:eastAsia="Arial" w:hAnsi="Arial"/>
          <w:sz w:val="22"/>
          <w:szCs w:val="22"/>
        </w:rPr>
        <w:t xml:space="preserve">Edición de todos los campos incluyendo flags serie y qaqc.</w:t>
      </w:r>
    </w:p>
    <w:p>
      <w:pPr>
        <w:pStyle w:val="ListParagraph"/>
        <w:numPr>
          <w:ilvl w:val="0"/>
          <w:numId w:val="2"/>
        </w:numPr>
        <w:spacing w:after="40" w:before="40"/>
      </w:pPr>
      <w:r>
        <w:rPr>
          <w:rFonts w:ascii="Arial" w:cs="Arial" w:eastAsia="Arial" w:hAnsi="Arial"/>
          <w:sz w:val="22"/>
          <w:szCs w:val="22"/>
        </w:rPr>
        <w:t xml:space="preserve">Desactivación lógica — nunca se borra físicamente.</w:t>
      </w:r>
    </w:p>
    <w:p>
      <w:pPr>
        <w:pStyle w:val="ListParagraph"/>
        <w:numPr>
          <w:ilvl w:val="0"/>
          <w:numId w:val="2"/>
        </w:numPr>
        <w:spacing w:after="40" w:before="40"/>
      </w:pPr>
      <w:r>
        <w:rPr>
          <w:rFonts w:ascii="Arial" w:cs="Arial" w:eastAsia="Arial" w:hAnsi="Arial"/>
          <w:sz w:val="22"/>
          <w:szCs w:val="22"/>
        </w:rPr>
        <w:t xml:space="preserve">Filtros por familia, ownership, estado y flag serie/qaqc.</w:t>
      </w:r>
    </w:p>
    <w:p>
      <w:pPr>
        <w:pStyle w:val="ListParagraph"/>
        <w:numPr>
          <w:ilvl w:val="0"/>
          <w:numId w:val="2"/>
        </w:numPr>
        <w:spacing w:after="40" w:before="40"/>
      </w:pPr>
      <w:r>
        <w:rPr>
          <w:rFonts w:ascii="Arial" w:cs="Arial" w:eastAsia="Arial" w:hAnsi="Arial"/>
          <w:sz w:val="22"/>
          <w:szCs w:val="22"/>
        </w:rPr>
        <w:t xml:space="preserve">Vista de series: para materiales con serie = TRUE, listado de todas las unidades con su estado individual.</w:t>
      </w:r>
    </w:p>
    <w:p>
      <w:pPr>
        <w:spacing w:after="60" w:before="60"/>
      </w:pPr>
      <w:r>
        <w:t xml:space="preserve"/>
      </w:r>
    </w:p>
    <w:p>
      <w:pPr>
        <w:pStyle w:val="Heading2"/>
        <w:spacing w:after="120" w:before="280"/>
      </w:pPr>
      <w:r>
        <w:rPr>
          <w:rFonts w:ascii="Arial" w:cs="Arial" w:eastAsia="Arial" w:hAnsi="Arial"/>
          <w:b/>
          <w:bCs/>
          <w:sz w:val="26"/>
          <w:szCs w:val="26"/>
        </w:rPr>
        <w:t xml:space="preserve">5.2 Ubicaciones</w:t>
      </w:r>
    </w:p>
    <w:p>
      <w:pPr>
        <w:pStyle w:val="ListParagraph"/>
        <w:numPr>
          <w:ilvl w:val="0"/>
          <w:numId w:val="2"/>
        </w:numPr>
        <w:spacing w:after="40" w:before="40"/>
      </w:pPr>
      <w:r>
        <w:rPr>
          <w:rFonts w:ascii="Arial" w:cs="Arial" w:eastAsia="Arial" w:hAnsi="Arial"/>
          <w:sz w:val="22"/>
          <w:szCs w:val="22"/>
        </w:rPr>
        <w:t xml:space="preserve">El Admin configura almacenes, playas, zona de segregados y zona de devoluciones.</w:t>
      </w:r>
    </w:p>
    <w:p>
      <w:pPr>
        <w:pStyle w:val="ListParagraph"/>
        <w:numPr>
          <w:ilvl w:val="0"/>
          <w:numId w:val="2"/>
        </w:numPr>
        <w:spacing w:after="40" w:before="40"/>
      </w:pPr>
      <w:r>
        <w:rPr>
          <w:rFonts w:ascii="Arial" w:cs="Arial" w:eastAsia="Arial" w:hAnsi="Arial"/>
          <w:sz w:val="22"/>
          <w:szCs w:val="22"/>
        </w:rPr>
        <w:t xml:space="preserve">Tipos disponibles: ALMACEN, PLAYA, SEGREGADO, DEVOLUCION.</w:t>
      </w:r>
    </w:p>
    <w:p>
      <w:pPr>
        <w:pStyle w:val="ListParagraph"/>
        <w:numPr>
          <w:ilvl w:val="0"/>
          <w:numId w:val="2"/>
        </w:numPr>
        <w:spacing w:after="40" w:before="40"/>
      </w:pPr>
      <w:r>
        <w:rPr>
          <w:rFonts w:ascii="Arial" w:cs="Arial" w:eastAsia="Arial" w:hAnsi="Arial"/>
          <w:sz w:val="22"/>
          <w:szCs w:val="22"/>
        </w:rPr>
        <w:t xml:space="preserve">v1: Vista de tabla con filtros por tipo, instalación, sector y ocupación.</w:t>
      </w:r>
    </w:p>
    <w:p>
      <w:pPr>
        <w:pStyle w:val="ListParagraph"/>
        <w:numPr>
          <w:ilvl w:val="0"/>
          <w:numId w:val="2"/>
        </w:numPr>
        <w:spacing w:after="40" w:before="40"/>
      </w:pPr>
      <w:r>
        <w:rPr>
          <w:rFonts w:ascii="Arial" w:cs="Arial" w:eastAsia="Arial" w:hAnsi="Arial"/>
          <w:sz w:val="22"/>
          <w:szCs w:val="22"/>
        </w:rPr>
        <w:t xml:space="preserve">v2: Mapa visual de grilla para playa (tablero fila × columna) y almacén (estantería sector × fila × columna). Celdas coloreadas por estado: libre / ocupado / segregado / bloqueado.</w:t>
      </w:r>
    </w:p>
    <w:p>
      <w:pPr>
        <w:spacing w:after="60" w:before="60"/>
      </w:pPr>
      <w:r>
        <w:t xml:space="preserve"/>
      </w:r>
    </w:p>
    <w:p>
      <w:pPr>
        <w:pStyle w:val="Heading2"/>
        <w:spacing w:after="120" w:before="280"/>
      </w:pPr>
      <w:r>
        <w:rPr>
          <w:rFonts w:ascii="Arial" w:cs="Arial" w:eastAsia="Arial" w:hAnsi="Arial"/>
          <w:b/>
          <w:bCs/>
          <w:sz w:val="26"/>
          <w:szCs w:val="26"/>
        </w:rPr>
        <w:t xml:space="preserve">5.3 Recepción</w:t>
      </w:r>
    </w:p>
    <w:p>
      <w:pPr>
        <w:pStyle w:val="ListParagraph"/>
        <w:numPr>
          <w:ilvl w:val="0"/>
          <w:numId w:val="2"/>
        </w:numPr>
        <w:spacing w:after="40" w:before="40"/>
      </w:pPr>
      <w:r>
        <w:rPr>
          <w:rFonts w:ascii="Arial" w:cs="Arial" w:eastAsia="Arial" w:hAnsi="Arial"/>
          <w:sz w:val="22"/>
          <w:szCs w:val="22"/>
        </w:rPr>
        <w:t xml:space="preserve">El Almacenero crea una recepción vinculada a un remito (número, fecha, razón social).</w:t>
      </w:r>
    </w:p>
    <w:p>
      <w:pPr>
        <w:pStyle w:val="ListParagraph"/>
        <w:numPr>
          <w:ilvl w:val="0"/>
          <w:numId w:val="2"/>
        </w:numPr>
        <w:spacing w:after="40" w:before="40"/>
      </w:pPr>
      <w:r>
        <w:rPr>
          <w:rFonts w:ascii="Arial" w:cs="Arial" w:eastAsia="Arial" w:hAnsi="Arial"/>
          <w:sz w:val="22"/>
          <w:szCs w:val="22"/>
        </w:rPr>
        <w:t xml:space="preserve">Carga líneas: material + cantidad remitida + cantidad recibida + ubicación de depósito.</w:t>
      </w:r>
    </w:p>
    <w:p>
      <w:pPr>
        <w:pStyle w:val="ListParagraph"/>
        <w:numPr>
          <w:ilvl w:val="0"/>
          <w:numId w:val="2"/>
        </w:numPr>
        <w:spacing w:after="40" w:before="40"/>
      </w:pPr>
      <w:r>
        <w:rPr>
          <w:rFonts w:ascii="Arial" w:cs="Arial" w:eastAsia="Arial" w:hAnsi="Arial"/>
          <w:sz w:val="22"/>
          <w:szCs w:val="22"/>
        </w:rPr>
        <w:t xml:space="preserve">Si el material tiene serie = TRUE: el sistema exige ingresar los números de serie/tag de cada unidad recibida.</w:t>
      </w:r>
    </w:p>
    <w:p>
      <w:pPr>
        <w:pStyle w:val="ListParagraph"/>
        <w:numPr>
          <w:ilvl w:val="0"/>
          <w:numId w:val="2"/>
        </w:numPr>
        <w:spacing w:after="40" w:before="40"/>
      </w:pPr>
      <w:r>
        <w:rPr>
          <w:rFonts w:ascii="Arial" w:cs="Arial" w:eastAsia="Arial" w:hAnsi="Arial"/>
          <w:sz w:val="22"/>
          <w:szCs w:val="22"/>
        </w:rPr>
        <w:t xml:space="preserve">Si qaqc = FALSE: stock se libera automáticamente al confirmar.</w:t>
      </w:r>
    </w:p>
    <w:p>
      <w:pPr>
        <w:pStyle w:val="ListParagraph"/>
        <w:numPr>
          <w:ilvl w:val="0"/>
          <w:numId w:val="2"/>
        </w:numPr>
        <w:spacing w:after="40" w:before="40"/>
      </w:pPr>
      <w:r>
        <w:rPr>
          <w:rFonts w:ascii="Arial" w:cs="Arial" w:eastAsia="Arial" w:hAnsi="Arial"/>
          <w:sz w:val="22"/>
          <w:szCs w:val="22"/>
        </w:rPr>
        <w:t xml:space="preserve">Si qaqc = TRUE: el QAQC aprueba o rechaza cada ítem (o número de serie individual).</w:t>
      </w:r>
    </w:p>
    <w:p>
      <w:pPr>
        <w:pStyle w:val="ListParagraph"/>
        <w:numPr>
          <w:ilvl w:val="0"/>
          <w:numId w:val="2"/>
        </w:numPr>
        <w:spacing w:after="40" w:before="40"/>
      </w:pPr>
      <w:r>
        <w:rPr>
          <w:rFonts w:ascii="Arial" w:cs="Arial" w:eastAsia="Arial" w:hAnsi="Arial"/>
          <w:sz w:val="22"/>
          <w:szCs w:val="22"/>
        </w:rPr>
        <w:t xml:space="preserve">Rechazo parcial: el QAQC selecciona qué números de serie no cumplen — los demás quedan EN ALMACÉN. Los rechazados van a ubicación SEGREGADO y se crea NCR por cada uno.</w:t>
      </w:r>
    </w:p>
    <w:p>
      <w:pPr>
        <w:spacing w:after="60" w:before="60"/>
        <w:ind w:left="360"/>
      </w:pPr>
      <w:r>
        <w:rPr>
          <w:rFonts w:ascii="Arial" w:cs="Arial" w:eastAsia="Arial" w:hAnsi="Arial"/>
          <w:i/>
          <w:iCs/>
          <w:color w:val="7B5E00"/>
          <w:sz w:val="20"/>
          <w:szCs w:val="20"/>
        </w:rPr>
        <w:t xml:space="preserve">⚠  Si la cantidad recibida difiere de la remitida se registra la diferencia en observaciones y queda pendiente de aclaración.</w:t>
      </w:r>
    </w:p>
    <w:p>
      <w:pPr>
        <w:spacing w:after="60" w:before="60"/>
      </w:pPr>
      <w:r>
        <w:t xml:space="preserve"/>
      </w:r>
    </w:p>
    <w:p>
      <w:pPr>
        <w:pStyle w:val="Heading2"/>
        <w:spacing w:after="120" w:before="280"/>
      </w:pPr>
      <w:r>
        <w:rPr>
          <w:rFonts w:ascii="Arial" w:cs="Arial" w:eastAsia="Arial" w:hAnsi="Arial"/>
          <w:b/>
          <w:bCs/>
          <w:sz w:val="26"/>
          <w:szCs w:val="26"/>
        </w:rPr>
        <w:t xml:space="preserve">5.4 Gestión de IWP y reservas</w:t>
      </w:r>
    </w:p>
    <w:p>
      <w:pPr>
        <w:pStyle w:val="ListParagraph"/>
        <w:numPr>
          <w:ilvl w:val="0"/>
          <w:numId w:val="2"/>
        </w:numPr>
        <w:spacing w:after="40" w:before="40"/>
      </w:pPr>
      <w:r>
        <w:rPr>
          <w:rFonts w:ascii="Arial" w:cs="Arial" w:eastAsia="Arial" w:hAnsi="Arial"/>
          <w:sz w:val="22"/>
          <w:szCs w:val="22"/>
        </w:rPr>
        <w:t xml:space="preserve">El Planner crea el IWP (código, CWP, cuadrilla, fechas).</w:t>
      </w:r>
    </w:p>
    <w:p>
      <w:pPr>
        <w:pStyle w:val="ListParagraph"/>
        <w:numPr>
          <w:ilvl w:val="0"/>
          <w:numId w:val="2"/>
        </w:numPr>
        <w:spacing w:after="40" w:before="40"/>
      </w:pPr>
      <w:r>
        <w:rPr>
          <w:rFonts w:ascii="Arial" w:cs="Arial" w:eastAsia="Arial" w:hAnsi="Arial"/>
          <w:sz w:val="22"/>
          <w:szCs w:val="22"/>
        </w:rPr>
        <w:t xml:space="preserve">El Field Engineer o Planner solicita materiales para el IWP.</w:t>
      </w:r>
    </w:p>
    <w:p>
      <w:pPr>
        <w:pStyle w:val="ListParagraph"/>
        <w:numPr>
          <w:ilvl w:val="0"/>
          <w:numId w:val="2"/>
        </w:numPr>
        <w:spacing w:after="40" w:before="40"/>
      </w:pPr>
      <w:r>
        <w:rPr>
          <w:rFonts w:ascii="Arial" w:cs="Arial" w:eastAsia="Arial" w:hAnsi="Arial"/>
          <w:sz w:val="22"/>
          <w:szCs w:val="22"/>
        </w:rPr>
        <w:t xml:space="preserve">El Mat. Coordinator aprueba o rechaza. Solo materiales EN ALMACÉN sin NCR activa pueden reservarse.</w:t>
      </w:r>
    </w:p>
    <w:p>
      <w:pPr>
        <w:pStyle w:val="ListParagraph"/>
        <w:numPr>
          <w:ilvl w:val="0"/>
          <w:numId w:val="2"/>
        </w:numPr>
        <w:spacing w:after="40" w:before="40"/>
      </w:pPr>
      <w:r>
        <w:rPr>
          <w:rFonts w:ascii="Arial" w:cs="Arial" w:eastAsia="Arial" w:hAnsi="Arial"/>
          <w:sz w:val="22"/>
          <w:szCs w:val="22"/>
        </w:rPr>
        <w:t xml:space="preserve">Para seriados: puede haber unidades disponibles aunque otras del mismo material estén bajo NCR.</w:t>
      </w:r>
    </w:p>
    <w:p>
      <w:pPr>
        <w:pStyle w:val="ListParagraph"/>
        <w:numPr>
          <w:ilvl w:val="0"/>
          <w:numId w:val="2"/>
        </w:numPr>
        <w:spacing w:after="40" w:before="40"/>
      </w:pPr>
      <w:r>
        <w:rPr>
          <w:rFonts w:ascii="Arial" w:cs="Arial" w:eastAsia="Arial" w:hAnsi="Arial"/>
          <w:sz w:val="22"/>
          <w:szCs w:val="22"/>
        </w:rPr>
        <w:t xml:space="preserve">Al aprobar: stock disponible decrece, stock reservado aumenta, evento en MOVIMIENTOS, notificación al solicitante.</w:t>
      </w:r>
    </w:p>
    <w:p>
      <w:pPr>
        <w:spacing w:after="60" w:before="60"/>
      </w:pPr>
      <w:r>
        <w:t xml:space="preserve"/>
      </w:r>
    </w:p>
    <w:p>
      <w:pPr>
        <w:pStyle w:val="Heading2"/>
        <w:spacing w:after="120" w:before="280"/>
      </w:pPr>
      <w:r>
        <w:rPr>
          <w:rFonts w:ascii="Arial" w:cs="Arial" w:eastAsia="Arial" w:hAnsi="Arial"/>
          <w:b/>
          <w:bCs/>
          <w:sz w:val="26"/>
          <w:szCs w:val="26"/>
        </w:rPr>
        <w:t xml:space="preserve">5.5 Salida a campo</w:t>
      </w:r>
    </w:p>
    <w:p>
      <w:pPr>
        <w:pStyle w:val="ListParagraph"/>
        <w:numPr>
          <w:ilvl w:val="0"/>
          <w:numId w:val="2"/>
        </w:numPr>
        <w:spacing w:after="40" w:before="40"/>
      </w:pPr>
      <w:r>
        <w:rPr>
          <w:rFonts w:ascii="Arial" w:cs="Arial" w:eastAsia="Arial" w:hAnsi="Arial"/>
          <w:sz w:val="22"/>
          <w:szCs w:val="22"/>
        </w:rPr>
        <w:t xml:space="preserve">El Almacenero selecciona un IWP con reservas aprobadas.</w:t>
      </w:r>
    </w:p>
    <w:p>
      <w:pPr>
        <w:pStyle w:val="ListParagraph"/>
        <w:numPr>
          <w:ilvl w:val="0"/>
          <w:numId w:val="2"/>
        </w:numPr>
        <w:spacing w:after="40" w:before="40"/>
      </w:pPr>
      <w:r>
        <w:rPr>
          <w:rFonts w:ascii="Arial" w:cs="Arial" w:eastAsia="Arial" w:hAnsi="Arial"/>
          <w:sz w:val="22"/>
          <w:szCs w:val="22"/>
        </w:rPr>
        <w:t xml:space="preserve">El sistema pre-carga la lista de materiales reservados para ese IWP.</w:t>
      </w:r>
    </w:p>
    <w:p>
      <w:pPr>
        <w:pStyle w:val="ListParagraph"/>
        <w:numPr>
          <w:ilvl w:val="0"/>
          <w:numId w:val="2"/>
        </w:numPr>
        <w:spacing w:after="40" w:before="40"/>
      </w:pPr>
      <w:r>
        <w:rPr>
          <w:rFonts w:ascii="Arial" w:cs="Arial" w:eastAsia="Arial" w:hAnsi="Arial"/>
          <w:sz w:val="22"/>
          <w:szCs w:val="22"/>
        </w:rPr>
        <w:t xml:space="preserve">Sin serie: confirma cantidad y escanea el barcode del material.</w:t>
      </w:r>
    </w:p>
    <w:p>
      <w:pPr>
        <w:pStyle w:val="ListParagraph"/>
        <w:numPr>
          <w:ilvl w:val="0"/>
          <w:numId w:val="2"/>
        </w:numPr>
        <w:spacing w:after="40" w:before="40"/>
      </w:pPr>
      <w:r>
        <w:rPr>
          <w:rFonts w:ascii="Arial" w:cs="Arial" w:eastAsia="Arial" w:hAnsi="Arial"/>
          <w:sz w:val="22"/>
          <w:szCs w:val="22"/>
        </w:rPr>
        <w:t xml:space="preserve">Con serie: escanea el barcode de cada número de serie/tag individual a despachar.</w:t>
      </w:r>
    </w:p>
    <w:p>
      <w:pPr>
        <w:pStyle w:val="ListParagraph"/>
        <w:numPr>
          <w:ilvl w:val="0"/>
          <w:numId w:val="2"/>
        </w:numPr>
        <w:spacing w:after="40" w:before="40"/>
      </w:pPr>
      <w:r>
        <w:rPr>
          <w:rFonts w:ascii="Arial" w:cs="Arial" w:eastAsia="Arial" w:hAnsi="Arial"/>
          <w:sz w:val="22"/>
          <w:szCs w:val="22"/>
        </w:rPr>
        <w:t xml:space="preserve">Al confirmar: stock reservado decrece, estado → EN CAMPO, registro en MOVIMIENTOS, documento de salida generado (PDF imprimible).</w:t>
      </w:r>
    </w:p>
    <w:p>
      <w:pPr>
        <w:spacing w:after="60" w:before="60"/>
        <w:ind w:left="360"/>
      </w:pPr>
      <w:r>
        <w:rPr>
          <w:rFonts w:ascii="Arial" w:cs="Arial" w:eastAsia="Arial" w:hAnsi="Arial"/>
          <w:i/>
          <w:iCs/>
          <w:color w:val="7B5E00"/>
          <w:sz w:val="20"/>
          <w:szCs w:val="20"/>
        </w:rPr>
        <w:t xml:space="preserve">⚠  El lector de barras actúa como teclado (USB o Bluetooth). No se requiere cámara.</w:t>
      </w:r>
    </w:p>
    <w:p>
      <w:pPr>
        <w:spacing w:after="60" w:before="60"/>
      </w:pPr>
      <w:r>
        <w:t xml:space="preserve"/>
      </w:r>
    </w:p>
    <w:p>
      <w:pPr>
        <w:pStyle w:val="Heading2"/>
        <w:spacing w:after="120" w:before="280"/>
      </w:pPr>
      <w:r>
        <w:rPr>
          <w:rFonts w:ascii="Arial" w:cs="Arial" w:eastAsia="Arial" w:hAnsi="Arial"/>
          <w:b/>
          <w:bCs/>
          <w:sz w:val="26"/>
          <w:szCs w:val="26"/>
        </w:rPr>
        <w:t xml:space="preserve">5.6 Devolución de campo</w:t>
      </w:r>
    </w:p>
    <w:p>
      <w:pPr>
        <w:pStyle w:val="ListParagraph"/>
        <w:numPr>
          <w:ilvl w:val="0"/>
          <w:numId w:val="2"/>
        </w:numPr>
        <w:spacing w:after="40" w:before="40"/>
      </w:pPr>
      <w:r>
        <w:rPr>
          <w:rFonts w:ascii="Arial" w:cs="Arial" w:eastAsia="Arial" w:hAnsi="Arial"/>
          <w:sz w:val="22"/>
          <w:szCs w:val="22"/>
        </w:rPr>
        <w:t xml:space="preserve">El Field Engineer (o quien corresponda) registra la devolución indicando IWP, cuadrilla, material, cantidad/serie y motivo.</w:t>
      </w:r>
    </w:p>
    <w:p>
      <w:pPr>
        <w:pStyle w:val="ListParagraph"/>
        <w:numPr>
          <w:ilvl w:val="0"/>
          <w:numId w:val="2"/>
        </w:numPr>
        <w:spacing w:after="40" w:before="40"/>
      </w:pPr>
      <w:r>
        <w:rPr>
          <w:rFonts w:ascii="Arial" w:cs="Arial" w:eastAsia="Arial" w:hAnsi="Arial"/>
          <w:sz w:val="22"/>
          <w:szCs w:val="22"/>
        </w:rPr>
        <w:t xml:space="preserve">Motivo SOBRANTE → estado EN ALMACÉN, stock disponible directo, ubicación elegida por quien devuelve.</w:t>
      </w:r>
    </w:p>
    <w:p>
      <w:pPr>
        <w:pStyle w:val="ListParagraph"/>
        <w:numPr>
          <w:ilvl w:val="0"/>
          <w:numId w:val="2"/>
        </w:numPr>
        <w:spacing w:after="40" w:before="40"/>
      </w:pPr>
      <w:r>
        <w:rPr>
          <w:rFonts w:ascii="Arial" w:cs="Arial" w:eastAsia="Arial" w:hAnsi="Arial"/>
          <w:sz w:val="22"/>
          <w:szCs w:val="22"/>
        </w:rPr>
        <w:t xml:space="preserve">Motivo DAÑADO o INCORRECTO → estado DEVUELTO_INSPECCION, va a ubicación tipo DEVOLUCION, QAQC inspecciona.</w:t>
      </w:r>
    </w:p>
    <w:p>
      <w:pPr>
        <w:pStyle w:val="ListParagraph"/>
        <w:numPr>
          <w:ilvl w:val="0"/>
          <w:numId w:val="2"/>
        </w:numPr>
        <w:spacing w:after="40" w:before="40"/>
      </w:pPr>
      <w:r>
        <w:rPr>
          <w:rFonts w:ascii="Arial" w:cs="Arial" w:eastAsia="Arial" w:hAnsi="Arial"/>
          <w:sz w:val="22"/>
          <w:szCs w:val="22"/>
        </w:rPr>
        <w:t xml:space="preserve">Al registrar: evento en MOVIMIENTOS, notificación automática a Almacenero + Mat. Coordinator + Planner del IWP.</w:t>
      </w:r>
    </w:p>
    <w:p>
      <w:pPr>
        <w:pStyle w:val="ListParagraph"/>
        <w:numPr>
          <w:ilvl w:val="0"/>
          <w:numId w:val="2"/>
        </w:numPr>
        <w:spacing w:after="40" w:before="40"/>
      </w:pPr>
      <w:r>
        <w:rPr>
          <w:rFonts w:ascii="Arial" w:cs="Arial" w:eastAsia="Arial" w:hAnsi="Arial"/>
          <w:sz w:val="22"/>
          <w:szCs w:val="22"/>
        </w:rPr>
        <w:t xml:space="preserve">QAQC puede liberar (→ EN ALMACÉN), abrir NCR (→ segregados) o marcar para devolución al proveedor.</w:t>
      </w:r>
    </w:p>
    <w:p>
      <w:pPr>
        <w:spacing w:after="60" w:before="60"/>
      </w:pPr>
      <w:r>
        <w:t xml:space="preserve"/>
      </w:r>
    </w:p>
    <w:p>
      <w:pPr>
        <w:pStyle w:val="Heading2"/>
        <w:spacing w:after="120" w:before="280"/>
      </w:pPr>
      <w:r>
        <w:rPr>
          <w:rFonts w:ascii="Arial" w:cs="Arial" w:eastAsia="Arial" w:hAnsi="Arial"/>
          <w:b/>
          <w:bCs/>
          <w:sz w:val="26"/>
          <w:szCs w:val="26"/>
        </w:rPr>
        <w:t xml:space="preserve">5.7 QAQC y NCR</w:t>
      </w:r>
    </w:p>
    <w:p>
      <w:pPr>
        <w:pStyle w:val="ListParagraph"/>
        <w:numPr>
          <w:ilvl w:val="0"/>
          <w:numId w:val="2"/>
        </w:numPr>
        <w:spacing w:after="40" w:before="40"/>
      </w:pPr>
      <w:r>
        <w:rPr>
          <w:rFonts w:ascii="Arial" w:cs="Arial" w:eastAsia="Arial" w:hAnsi="Arial"/>
          <w:sz w:val="22"/>
          <w:szCs w:val="22"/>
        </w:rPr>
        <w:t xml:space="preserve">QAQC aprueba o rechaza ítems en recepción y materiales devueltos desde campo.</w:t>
      </w:r>
    </w:p>
    <w:p>
      <w:pPr>
        <w:pStyle w:val="ListParagraph"/>
        <w:numPr>
          <w:ilvl w:val="0"/>
          <w:numId w:val="2"/>
        </w:numPr>
        <w:spacing w:after="40" w:before="40"/>
      </w:pPr>
      <w:r>
        <w:rPr>
          <w:rFonts w:ascii="Arial" w:cs="Arial" w:eastAsia="Arial" w:hAnsi="Arial"/>
          <w:sz w:val="22"/>
          <w:szCs w:val="22"/>
        </w:rPr>
        <w:t xml:space="preserve">Rechazo parcial en seriados: la NCR queda vinculada al número de serie específico.</w:t>
      </w:r>
    </w:p>
    <w:p>
      <w:pPr>
        <w:pStyle w:val="ListParagraph"/>
        <w:numPr>
          <w:ilvl w:val="0"/>
          <w:numId w:val="2"/>
        </w:numPr>
        <w:spacing w:after="40" w:before="40"/>
      </w:pPr>
      <w:r>
        <w:rPr>
          <w:rFonts w:ascii="Arial" w:cs="Arial" w:eastAsia="Arial" w:hAnsi="Arial"/>
          <w:sz w:val="22"/>
          <w:szCs w:val="22"/>
        </w:rPr>
        <w:t xml:space="preserve">La NCR sigue: ABIERTA → EN_REVISION → CERRADA / DEVUELTO_PROVEEDOR.</w:t>
      </w:r>
    </w:p>
    <w:p>
      <w:pPr>
        <w:pStyle w:val="ListParagraph"/>
        <w:numPr>
          <w:ilvl w:val="0"/>
          <w:numId w:val="2"/>
        </w:numPr>
        <w:spacing w:after="40" w:before="40"/>
      </w:pPr>
      <w:r>
        <w:rPr>
          <w:rFonts w:ascii="Arial" w:cs="Arial" w:eastAsia="Arial" w:hAnsi="Arial"/>
          <w:sz w:val="22"/>
          <w:szCs w:val="22"/>
        </w:rPr>
        <w:t xml:space="preserve">Material bajo NCR va a zona SEGREGADO y queda bloqueado hasta cierre con disposición.</w:t>
      </w:r>
    </w:p>
    <w:p>
      <w:pPr>
        <w:pStyle w:val="ListParagraph"/>
        <w:numPr>
          <w:ilvl w:val="0"/>
          <w:numId w:val="2"/>
        </w:numPr>
        <w:spacing w:after="40" w:before="40"/>
      </w:pPr>
      <w:r>
        <w:rPr>
          <w:rFonts w:ascii="Arial" w:cs="Arial" w:eastAsia="Arial" w:hAnsi="Arial"/>
          <w:sz w:val="22"/>
          <w:szCs w:val="22"/>
        </w:rPr>
        <w:t xml:space="preserve">Todo cambio de estado en NCR genera evento en MOVIMIENTOS y en HISTORIAL_CAMBIOS.</w:t>
      </w:r>
    </w:p>
    <w:p>
      <w:pPr>
        <w:spacing w:after="60" w:before="60"/>
      </w:pPr>
      <w:r>
        <w:t xml:space="preserve"/>
      </w:r>
    </w:p>
    <w:p>
      <w:pPr>
        <w:pStyle w:val="Heading2"/>
        <w:spacing w:after="120" w:before="280"/>
      </w:pPr>
      <w:r>
        <w:rPr>
          <w:rFonts w:ascii="Arial" w:cs="Arial" w:eastAsia="Arial" w:hAnsi="Arial"/>
          <w:b/>
          <w:bCs/>
          <w:sz w:val="26"/>
          <w:szCs w:val="26"/>
        </w:rPr>
        <w:t xml:space="preserve">5.8 Trazabilidad y auditoría</w:t>
      </w:r>
    </w:p>
    <w:p>
      <w:pPr>
        <w:pStyle w:val="ListParagraph"/>
        <w:numPr>
          <w:ilvl w:val="0"/>
          <w:numId w:val="2"/>
        </w:numPr>
        <w:spacing w:after="40" w:before="40"/>
      </w:pPr>
      <w:r>
        <w:rPr>
          <w:rFonts w:ascii="Arial" w:cs="Arial" w:eastAsia="Arial" w:hAnsi="Arial"/>
          <w:sz w:val="22"/>
          <w:szCs w:val="22"/>
        </w:rPr>
        <w:t xml:space="preserve">MOVIMIENTOS: historial operativo completo — quién movió qué, cuándo, de dónde a dónde, con qué documento.</w:t>
      </w:r>
    </w:p>
    <w:p>
      <w:pPr>
        <w:pStyle w:val="ListParagraph"/>
        <w:numPr>
          <w:ilvl w:val="0"/>
          <w:numId w:val="2"/>
        </w:numPr>
        <w:spacing w:after="40" w:before="40"/>
      </w:pPr>
      <w:r>
        <w:rPr>
          <w:rFonts w:ascii="Arial" w:cs="Arial" w:eastAsia="Arial" w:hAnsi="Arial"/>
          <w:sz w:val="22"/>
          <w:szCs w:val="22"/>
        </w:rPr>
        <w:t xml:space="preserve">HISTORIAL_CAMBIOS: auditoría técnica de cada escritura — campo, valor anterior, valor nuevo, usuario, timestamp.</w:t>
      </w:r>
    </w:p>
    <w:p>
      <w:pPr>
        <w:pStyle w:val="ListParagraph"/>
        <w:numPr>
          <w:ilvl w:val="0"/>
          <w:numId w:val="2"/>
        </w:numPr>
        <w:spacing w:after="40" w:before="40"/>
      </w:pPr>
      <w:r>
        <w:rPr>
          <w:rFonts w:ascii="Arial" w:cs="Arial" w:eastAsia="Arial" w:hAnsi="Arial"/>
          <w:sz w:val="22"/>
          <w:szCs w:val="22"/>
        </w:rPr>
        <w:t xml:space="preserve">Ningún registro se borra físicamente en ninguna tabla.</w:t>
      </w:r>
    </w:p>
    <w:p>
      <w:pPr>
        <w:pStyle w:val="ListParagraph"/>
        <w:numPr>
          <w:ilvl w:val="0"/>
          <w:numId w:val="2"/>
        </w:numPr>
        <w:spacing w:after="40" w:before="40"/>
      </w:pPr>
      <w:r>
        <w:rPr>
          <w:rFonts w:ascii="Arial" w:cs="Arial" w:eastAsia="Arial" w:hAnsi="Arial"/>
          <w:sz w:val="22"/>
          <w:szCs w:val="22"/>
        </w:rPr>
        <w:t xml:space="preserve">El Admin consulta HISTORIAL_CAMBIOS desde la pantalla de administración.</w:t>
      </w:r>
    </w:p>
    <w:p>
      <w:pPr>
        <w:pStyle w:val="ListParagraph"/>
        <w:numPr>
          <w:ilvl w:val="0"/>
          <w:numId w:val="2"/>
        </w:numPr>
        <w:spacing w:after="40" w:before="40"/>
      </w:pPr>
      <w:r>
        <w:rPr>
          <w:rFonts w:ascii="Arial" w:cs="Arial" w:eastAsia="Arial" w:hAnsi="Arial"/>
          <w:sz w:val="22"/>
          <w:szCs w:val="22"/>
        </w:rPr>
        <w:t xml:space="preserve">Reporte de trazabilidad por número de serie: historial completo de vida de una unidad desde recepción hasta campo.</w:t>
      </w:r>
    </w:p>
    <w:p>
      <w:pPr>
        <w:spacing w:after="60" w:before="60"/>
      </w:pPr>
      <w:r>
        <w:t xml:space="preserve"/>
      </w:r>
    </w:p>
    <w:p>
      <w:pPr>
        <w:pStyle w:val="Heading2"/>
        <w:spacing w:after="120" w:before="280"/>
      </w:pPr>
      <w:r>
        <w:rPr>
          <w:rFonts w:ascii="Arial" w:cs="Arial" w:eastAsia="Arial" w:hAnsi="Arial"/>
          <w:b/>
          <w:bCs/>
          <w:sz w:val="26"/>
          <w:szCs w:val="26"/>
        </w:rPr>
        <w:t xml:space="preserve">5.9 Notificaciones</w:t>
      </w:r>
    </w:p>
    <w:p>
      <w:pPr>
        <w:pStyle w:val="ListParagraph"/>
        <w:numPr>
          <w:ilvl w:val="0"/>
          <w:numId w:val="2"/>
        </w:numPr>
        <w:spacing w:after="40" w:before="40"/>
      </w:pPr>
      <w:r>
        <w:rPr>
          <w:rFonts w:ascii="Arial" w:cs="Arial" w:eastAsia="Arial" w:hAnsi="Arial"/>
          <w:sz w:val="22"/>
          <w:szCs w:val="22"/>
        </w:rPr>
        <w:t xml:space="preserve">Motor configurable desde la tabla NOTIFICACIONES_CONFIG.</w:t>
      </w:r>
    </w:p>
    <w:p>
      <w:pPr>
        <w:pStyle w:val="ListParagraph"/>
        <w:numPr>
          <w:ilvl w:val="0"/>
          <w:numId w:val="2"/>
        </w:numPr>
        <w:spacing w:after="40" w:before="40"/>
      </w:pPr>
      <w:r>
        <w:rPr>
          <w:rFonts w:ascii="Arial" w:cs="Arial" w:eastAsia="Arial" w:hAnsi="Arial"/>
          <w:sz w:val="22"/>
          <w:szCs w:val="22"/>
        </w:rPr>
        <w:t xml:space="preserve">Alertas fijas activas en v1: NCR nueva, stock mínimo alcanzado, devolución de campo.</w:t>
      </w:r>
    </w:p>
    <w:p>
      <w:pPr>
        <w:pStyle w:val="ListParagraph"/>
        <w:numPr>
          <w:ilvl w:val="0"/>
          <w:numId w:val="2"/>
        </w:numPr>
        <w:spacing w:after="40" w:before="40"/>
      </w:pPr>
      <w:r>
        <w:rPr>
          <w:rFonts w:ascii="Arial" w:cs="Arial" w:eastAsia="Arial" w:hAnsi="Arial"/>
          <w:sz w:val="22"/>
          <w:szCs w:val="22"/>
        </w:rPr>
        <w:t xml:space="preserve">Destinatarios: responsable del evento + supervisor (campo supervisor_email en USUARIOS).</w:t>
      </w:r>
    </w:p>
    <w:p>
      <w:pPr>
        <w:pStyle w:val="ListParagraph"/>
        <w:numPr>
          <w:ilvl w:val="0"/>
          <w:numId w:val="2"/>
        </w:numPr>
        <w:spacing w:after="40" w:before="40"/>
      </w:pPr>
      <w:r>
        <w:rPr>
          <w:rFonts w:ascii="Arial" w:cs="Arial" w:eastAsia="Arial" w:hAnsi="Arial"/>
          <w:sz w:val="22"/>
          <w:szCs w:val="22"/>
        </w:rPr>
        <w:t xml:space="preserve">Frecuencia configurable por evento: INMEDIATO, DIARIO o SEMANAL.</w:t>
      </w:r>
    </w:p>
    <w:p>
      <w:pPr>
        <w:pStyle w:val="ListParagraph"/>
        <w:numPr>
          <w:ilvl w:val="0"/>
          <w:numId w:val="2"/>
        </w:numPr>
        <w:spacing w:after="40" w:before="40"/>
      </w:pPr>
      <w:r>
        <w:rPr>
          <w:rFonts w:ascii="Arial" w:cs="Arial" w:eastAsia="Arial" w:hAnsi="Arial"/>
          <w:sz w:val="22"/>
          <w:szCs w:val="22"/>
        </w:rPr>
        <w:t xml:space="preserve">El Admin puede agregar nuevos eventos y modificar destinatarios sin tocar código.</w:t>
      </w:r>
    </w:p>
    <w:p>
      <w:pPr>
        <w:spacing w:after="60" w:before="60"/>
      </w:pPr>
      <w:r>
        <w:t xml:space="preserve"/>
      </w:r>
    </w:p>
    <w:p>
      <w:pPr>
        <w:pStyle w:val="Heading2"/>
        <w:spacing w:after="120" w:before="280"/>
      </w:pPr>
      <w:r>
        <w:rPr>
          <w:rFonts w:ascii="Arial" w:cs="Arial" w:eastAsia="Arial" w:hAnsi="Arial"/>
          <w:b/>
          <w:bCs/>
          <w:sz w:val="26"/>
          <w:szCs w:val="26"/>
        </w:rPr>
        <w:t xml:space="preserve">5.10 Dashboard</w:t>
      </w:r>
    </w:p>
    <w:p>
      <w:pPr>
        <w:pStyle w:val="ListParagraph"/>
        <w:numPr>
          <w:ilvl w:val="0"/>
          <w:numId w:val="2"/>
        </w:numPr>
        <w:spacing w:after="40" w:before="40"/>
      </w:pPr>
      <w:r>
        <w:rPr>
          <w:rFonts w:ascii="Arial" w:cs="Arial" w:eastAsia="Arial" w:hAnsi="Arial"/>
          <w:sz w:val="22"/>
          <w:szCs w:val="22"/>
        </w:rPr>
        <w:t xml:space="preserve">KPIs: stock disponible, materiales en campo, NCRs abiertas, IWPs activos, devoluciones pendientes de inspección.</w:t>
      </w:r>
    </w:p>
    <w:p>
      <w:pPr>
        <w:pStyle w:val="ListParagraph"/>
        <w:numPr>
          <w:ilvl w:val="0"/>
          <w:numId w:val="2"/>
        </w:numPr>
        <w:spacing w:after="40" w:before="40"/>
      </w:pPr>
      <w:r>
        <w:rPr>
          <w:rFonts w:ascii="Arial" w:cs="Arial" w:eastAsia="Arial" w:hAnsi="Arial"/>
          <w:sz w:val="22"/>
          <w:szCs w:val="22"/>
        </w:rPr>
        <w:t xml:space="preserve">Filtrado por ownership y familia.</w:t>
      </w:r>
    </w:p>
    <w:p>
      <w:pPr>
        <w:pStyle w:val="ListParagraph"/>
        <w:numPr>
          <w:ilvl w:val="0"/>
          <w:numId w:val="2"/>
        </w:numPr>
        <w:spacing w:after="40" w:before="40"/>
      </w:pPr>
      <w:r>
        <w:rPr>
          <w:rFonts w:ascii="Arial" w:cs="Arial" w:eastAsia="Arial" w:hAnsi="Arial"/>
          <w:sz w:val="22"/>
          <w:szCs w:val="22"/>
        </w:rPr>
        <w:t xml:space="preserve">Alertas de stock mínimo para consumibles.</w:t>
      </w:r>
    </w:p>
    <w:p>
      <w:pPr>
        <w:pStyle w:val="ListParagraph"/>
        <w:numPr>
          <w:ilvl w:val="0"/>
          <w:numId w:val="2"/>
        </w:numPr>
        <w:spacing w:after="40" w:before="40"/>
      </w:pPr>
      <w:r>
        <w:rPr>
          <w:rFonts w:ascii="Arial" w:cs="Arial" w:eastAsia="Arial" w:hAnsi="Arial"/>
          <w:sz w:val="22"/>
          <w:szCs w:val="22"/>
        </w:rPr>
        <w:t xml:space="preserve">Gráfico de evolución de salidas por semana.</w:t>
      </w:r>
    </w:p>
    <w:p>
      <w:pPr>
        <w:pStyle w:val="ListParagraph"/>
        <w:numPr>
          <w:ilvl w:val="0"/>
          <w:numId w:val="2"/>
        </w:numPr>
        <w:spacing w:after="40" w:before="40"/>
      </w:pPr>
      <w:r>
        <w:rPr>
          <w:rFonts w:ascii="Arial" w:cs="Arial" w:eastAsia="Arial" w:hAnsi="Arial"/>
          <w:sz w:val="22"/>
          <w:szCs w:val="22"/>
        </w:rPr>
        <w:t xml:space="preserve">Viewer del cliente: solo ve materiales owner-furnished.</w:t>
      </w:r>
    </w:p>
    <w:p>
      <w:pPr>
        <w:spacing w:after="60" w:before="60"/>
      </w:pPr>
      <w:r>
        <w:t xml:space="preserve"/>
      </w:r>
    </w:p>
    <w:p>
      <w:pPr>
        <w:pStyle w:val="Heading2"/>
        <w:spacing w:after="120" w:before="280"/>
      </w:pPr>
      <w:r>
        <w:rPr>
          <w:rFonts w:ascii="Arial" w:cs="Arial" w:eastAsia="Arial" w:hAnsi="Arial"/>
          <w:b/>
          <w:bCs/>
          <w:sz w:val="26"/>
          <w:szCs w:val="26"/>
        </w:rPr>
        <w:t xml:space="preserve">5.11 Reportes</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4126"/>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Reporte</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Audiencia</w:t>
            </w:r>
          </w:p>
        </w:tc>
        <w:tc>
          <w:tcPr>
            <w:tcW w:type="dxa" w:w="41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Formato</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Inventario actual por ubicación</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Todos</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Pantalla / Excel</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Movimientos del período</w:t>
            </w:r>
          </w:p>
        </w:tc>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MatCoord, Admin</w:t>
            </w:r>
          </w:p>
        </w:tc>
        <w:tc>
          <w:tcPr>
            <w:tcW w:type="dxa" w:w="41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Pantalla / Excel / PDF</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Trazabilidad por número de serie/tag</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MatCoord, QAQC, Admin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Pantalla / PDF</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Estado de materiales por IWP</w:t>
            </w:r>
          </w:p>
        </w:tc>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Planner, FieldEng, MatCoord</w:t>
            </w:r>
          </w:p>
        </w:tc>
        <w:tc>
          <w:tcPr>
            <w:tcW w:type="dxa" w:w="41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Pantalla / PDF</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Devoluciones del período</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MatCoord, Admin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Pantalla / Excel / PDF</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NCRs abiertas y cerradas</w:t>
            </w:r>
          </w:p>
        </w:tc>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QAQC, MatCoord</w:t>
            </w:r>
          </w:p>
        </w:tc>
        <w:tc>
          <w:tcPr>
            <w:tcW w:type="dxa" w:w="41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Pantalla / Excel / PDF</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Material owner-furnished (cliente)</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Viewer Cliente</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Pantalla / PDF</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Documento de salida (comprobante)</w:t>
            </w:r>
          </w:p>
        </w:tc>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Almacenero</w:t>
            </w:r>
          </w:p>
        </w:tc>
        <w:tc>
          <w:tcPr>
            <w:tcW w:type="dxa" w:w="41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PDF imprimible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Remito de ingreso (comprobante)</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Almacenero</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PDF imprimible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Documento de devolución (comprobante)</w:t>
            </w:r>
          </w:p>
        </w:tc>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Almacenero</w:t>
            </w:r>
          </w:p>
        </w:tc>
        <w:tc>
          <w:tcPr>
            <w:tcW w:type="dxa" w:w="41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PDF imprimible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Auditoría de cambios</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Admin</w:t>
            </w:r>
          </w:p>
        </w:tc>
        <w:tc>
          <w:tcPr>
            <w:tcW w:type="dxa" w:w="41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Pantalla / Excel</w:t>
            </w:r>
          </w:p>
        </w:tc>
      </w:tr>
    </w:tbl>
    <w:p>
      <w:pPr>
        <w:pageBreakBefore/>
      </w:pPr>
      <w:r>
        <w:t xml:space="preserve"/>
      </w:r>
    </w:p>
    <w:p>
      <w:pPr>
        <w:pStyle w:val="Heading1"/>
        <w:spacing w:after="160" w:before="360"/>
      </w:pPr>
      <w:r>
        <w:rPr>
          <w:rFonts w:ascii="Arial" w:cs="Arial" w:eastAsia="Arial" w:hAnsi="Arial"/>
          <w:b/>
          <w:bCs/>
          <w:sz w:val="32"/>
          <w:szCs w:val="32"/>
        </w:rPr>
        <w:t xml:space="preserve">6. Arquitectura técnica</w:t>
      </w:r>
    </w:p>
    <w:p>
      <w:pPr>
        <w:pStyle w:val="Heading2"/>
        <w:spacing w:after="120" w:before="280"/>
      </w:pPr>
      <w:r>
        <w:rPr>
          <w:rFonts w:ascii="Arial" w:cs="Arial" w:eastAsia="Arial" w:hAnsi="Arial"/>
          <w:b/>
          <w:bCs/>
          <w:sz w:val="26"/>
          <w:szCs w:val="26"/>
        </w:rPr>
        <w:t xml:space="preserve">6.1 Estructura de la SPA (GitHub Pages)</w:t>
      </w:r>
    </w:p>
    <w:p>
      <w:pPr>
        <w:pStyle w:val="ListParagraph"/>
        <w:numPr>
          <w:ilvl w:val="0"/>
          <w:numId w:val="2"/>
        </w:numPr>
        <w:spacing w:after="40" w:before="40"/>
      </w:pPr>
      <w:r>
        <w:rPr>
          <w:rFonts w:ascii="Arial" w:cs="Arial" w:eastAsia="Arial" w:hAnsi="Arial"/>
          <w:sz w:val="22"/>
          <w:szCs w:val="22"/>
        </w:rPr>
        <w:t xml:space="preserve">index.html — shell de la aplicación, manejo de rutas SPA.</w:t>
      </w:r>
    </w:p>
    <w:p>
      <w:pPr>
        <w:pStyle w:val="ListParagraph"/>
        <w:numPr>
          <w:ilvl w:val="0"/>
          <w:numId w:val="2"/>
        </w:numPr>
        <w:spacing w:after="40" w:before="40"/>
      </w:pPr>
      <w:r>
        <w:rPr>
          <w:rFonts w:ascii="Arial" w:cs="Arial" w:eastAsia="Arial" w:hAnsi="Arial"/>
          <w:sz w:val="22"/>
          <w:szCs w:val="22"/>
        </w:rPr>
        <w:t xml:space="preserve">Módulos JS independientes: inventario, series, recepcion, iwp, reservas, salidas, devoluciones, qaqc, notificaciones, reportes, admin.</w:t>
      </w:r>
    </w:p>
    <w:p>
      <w:pPr>
        <w:pStyle w:val="ListParagraph"/>
        <w:numPr>
          <w:ilvl w:val="0"/>
          <w:numId w:val="2"/>
        </w:numPr>
        <w:spacing w:after="40" w:before="40"/>
      </w:pPr>
      <w:r>
        <w:rPr>
          <w:rFonts w:ascii="Arial" w:cs="Arial" w:eastAsia="Arial" w:hAnsi="Arial"/>
          <w:sz w:val="22"/>
          <w:szCs w:val="22"/>
        </w:rPr>
        <w:t xml:space="preserve">Autenticación: Google OAuth 2.0, token en sessionStorage.</w:t>
      </w:r>
    </w:p>
    <w:p>
      <w:pPr>
        <w:pStyle w:val="ListParagraph"/>
        <w:numPr>
          <w:ilvl w:val="0"/>
          <w:numId w:val="2"/>
        </w:numPr>
        <w:spacing w:after="40" w:before="40"/>
      </w:pPr>
      <w:r>
        <w:rPr>
          <w:rFonts w:ascii="Arial" w:cs="Arial" w:eastAsia="Arial" w:hAnsi="Arial"/>
          <w:sz w:val="22"/>
          <w:szCs w:val="22"/>
        </w:rPr>
        <w:t xml:space="preserve">Escrituras → Apps Script via fetch POST. Lecturas → Sheets API directo para performance.</w:t>
      </w:r>
    </w:p>
    <w:p>
      <w:pPr>
        <w:pStyle w:val="ListParagraph"/>
        <w:numPr>
          <w:ilvl w:val="0"/>
          <w:numId w:val="2"/>
        </w:numPr>
        <w:spacing w:after="40" w:before="40"/>
      </w:pPr>
      <w:r>
        <w:rPr>
          <w:rFonts w:ascii="Arial" w:cs="Arial" w:eastAsia="Arial" w:hAnsi="Arial"/>
          <w:sz w:val="22"/>
          <w:szCs w:val="22"/>
        </w:rPr>
        <w:t xml:space="preserve">Mobile-friendly: diseño responsive para tabletas y celulares en campo.</w:t>
      </w:r>
    </w:p>
    <w:p>
      <w:pPr>
        <w:spacing w:after="60" w:before="60"/>
      </w:pPr>
      <w:r>
        <w:t xml:space="preserve"/>
      </w:r>
    </w:p>
    <w:p>
      <w:pPr>
        <w:pStyle w:val="Heading2"/>
        <w:spacing w:after="120" w:before="280"/>
      </w:pPr>
      <w:r>
        <w:rPr>
          <w:rFonts w:ascii="Arial" w:cs="Arial" w:eastAsia="Arial" w:hAnsi="Arial"/>
          <w:b/>
          <w:bCs/>
          <w:sz w:val="26"/>
          <w:szCs w:val="26"/>
        </w:rPr>
        <w:t xml:space="preserve">6.2 Apps Script (API layer)</w:t>
      </w:r>
    </w:p>
    <w:p>
      <w:pPr>
        <w:pStyle w:val="ListParagraph"/>
        <w:numPr>
          <w:ilvl w:val="0"/>
          <w:numId w:val="2"/>
        </w:numPr>
        <w:spacing w:after="40" w:before="40"/>
      </w:pPr>
      <w:r>
        <w:rPr>
          <w:rFonts w:ascii="Arial" w:cs="Arial" w:eastAsia="Arial" w:hAnsi="Arial"/>
          <w:sz w:val="22"/>
          <w:szCs w:val="22"/>
        </w:rPr>
        <w:t xml:space="preserve">Web App expuesta como doPost / doGet.</w:t>
      </w:r>
    </w:p>
    <w:p>
      <w:pPr>
        <w:pStyle w:val="ListParagraph"/>
        <w:numPr>
          <w:ilvl w:val="0"/>
          <w:numId w:val="2"/>
        </w:numPr>
        <w:spacing w:after="40" w:before="40"/>
      </w:pPr>
      <w:r>
        <w:rPr>
          <w:rFonts w:ascii="Arial" w:cs="Arial" w:eastAsia="Arial" w:hAnsi="Arial"/>
          <w:sz w:val="22"/>
          <w:szCs w:val="22"/>
        </w:rPr>
        <w:t xml:space="preserve">LockService serializa escrituras concurrentes (10–30 usuarios).</w:t>
      </w:r>
    </w:p>
    <w:p>
      <w:pPr>
        <w:pStyle w:val="ListParagraph"/>
        <w:numPr>
          <w:ilvl w:val="0"/>
          <w:numId w:val="2"/>
        </w:numPr>
        <w:spacing w:after="40" w:before="40"/>
      </w:pPr>
      <w:r>
        <w:rPr>
          <w:rFonts w:ascii="Arial" w:cs="Arial" w:eastAsia="Arial" w:hAnsi="Arial"/>
          <w:sz w:val="22"/>
          <w:szCs w:val="22"/>
        </w:rPr>
        <w:t xml:space="preserve">Valida permisos por perfil consultando la matriz antes de cada operación.</w:t>
      </w:r>
    </w:p>
    <w:p>
      <w:pPr>
        <w:pStyle w:val="ListParagraph"/>
        <w:numPr>
          <w:ilvl w:val="0"/>
          <w:numId w:val="2"/>
        </w:numPr>
        <w:spacing w:after="40" w:before="40"/>
      </w:pPr>
      <w:r>
        <w:rPr>
          <w:rFonts w:ascii="Arial" w:cs="Arial" w:eastAsia="Arial" w:hAnsi="Arial"/>
          <w:sz w:val="22"/>
          <w:szCs w:val="22"/>
        </w:rPr>
        <w:t xml:space="preserve">Escribe en HISTORIAL_CAMBIOS en cada INSERT, UPDATE o DELETE_LOGICO.</w:t>
      </w:r>
    </w:p>
    <w:p>
      <w:pPr>
        <w:pStyle w:val="ListParagraph"/>
        <w:numPr>
          <w:ilvl w:val="0"/>
          <w:numId w:val="2"/>
        </w:numPr>
        <w:spacing w:after="40" w:before="40"/>
      </w:pPr>
      <w:r>
        <w:rPr>
          <w:rFonts w:ascii="Arial" w:cs="Arial" w:eastAsia="Arial" w:hAnsi="Arial"/>
          <w:sz w:val="22"/>
          <w:szCs w:val="22"/>
        </w:rPr>
        <w:t xml:space="preserve">Escribe en MOVIMIENTOS en cada evento operativo sobre materiales.</w:t>
      </w:r>
    </w:p>
    <w:p>
      <w:pPr>
        <w:pStyle w:val="ListParagraph"/>
        <w:numPr>
          <w:ilvl w:val="0"/>
          <w:numId w:val="2"/>
        </w:numPr>
        <w:spacing w:after="40" w:before="40"/>
      </w:pPr>
      <w:r>
        <w:rPr>
          <w:rFonts w:ascii="Arial" w:cs="Arial" w:eastAsia="Arial" w:hAnsi="Arial"/>
          <w:sz w:val="22"/>
          <w:szCs w:val="22"/>
        </w:rPr>
        <w:t xml:space="preserve">Módulo notificaciones.gs: consulta NOTIFICACIONES_CONFIG y envía emails vía MailApp.</w:t>
      </w:r>
    </w:p>
    <w:p>
      <w:pPr>
        <w:pStyle w:val="ListParagraph"/>
        <w:numPr>
          <w:ilvl w:val="0"/>
          <w:numId w:val="2"/>
        </w:numPr>
        <w:spacing w:after="40" w:before="40"/>
      </w:pPr>
      <w:r>
        <w:rPr>
          <w:rFonts w:ascii="Arial" w:cs="Arial" w:eastAsia="Arial" w:hAnsi="Arial"/>
          <w:sz w:val="22"/>
          <w:szCs w:val="22"/>
        </w:rPr>
        <w:t xml:space="preserve">Endpoints: /config, /usuarios, /materiales, /series, /ubicaciones, /recepciones, /stock, /iwp, /reservas, /salidas, /devoluciones, /ncr, /movimientos, /reportes, /admin, /notificaciones.</w:t>
      </w:r>
    </w:p>
    <w:p>
      <w:pPr>
        <w:spacing w:after="60" w:before="60"/>
      </w:pPr>
      <w:r>
        <w:t xml:space="preserve"/>
      </w:r>
    </w:p>
    <w:p>
      <w:pPr>
        <w:pStyle w:val="Heading2"/>
        <w:spacing w:after="120" w:before="280"/>
      </w:pPr>
      <w:r>
        <w:rPr>
          <w:rFonts w:ascii="Arial" w:cs="Arial" w:eastAsia="Arial" w:hAnsi="Arial"/>
          <w:b/>
          <w:bCs/>
          <w:sz w:val="26"/>
          <w:szCs w:val="26"/>
        </w:rPr>
        <w:t xml:space="preserve">6.3 Consideraciones de seguridad</w:t>
      </w:r>
    </w:p>
    <w:p>
      <w:pPr>
        <w:pStyle w:val="ListParagraph"/>
        <w:numPr>
          <w:ilvl w:val="0"/>
          <w:numId w:val="2"/>
        </w:numPr>
        <w:spacing w:after="40" w:before="40"/>
      </w:pPr>
      <w:r>
        <w:rPr>
          <w:rFonts w:ascii="Arial" w:cs="Arial" w:eastAsia="Arial" w:hAnsi="Arial"/>
          <w:sz w:val="22"/>
          <w:szCs w:val="22"/>
        </w:rPr>
        <w:t xml:space="preserve">Viewer del cliente: nunca ve materiales con ownership = PROPIO o HERRAMIENTA.</w:t>
      </w:r>
    </w:p>
    <w:p>
      <w:pPr>
        <w:pStyle w:val="ListParagraph"/>
        <w:numPr>
          <w:ilvl w:val="0"/>
          <w:numId w:val="2"/>
        </w:numPr>
        <w:spacing w:after="40" w:before="40"/>
      </w:pPr>
      <w:r>
        <w:rPr>
          <w:rFonts w:ascii="Arial" w:cs="Arial" w:eastAsia="Arial" w:hAnsi="Arial"/>
          <w:sz w:val="22"/>
          <w:szCs w:val="22"/>
        </w:rPr>
        <w:t xml:space="preserve">Permisos validados en Apps Script (server-side) — el frontend solo filtra para UX.</w:t>
      </w:r>
    </w:p>
    <w:p>
      <w:pPr>
        <w:pStyle w:val="ListParagraph"/>
        <w:numPr>
          <w:ilvl w:val="0"/>
          <w:numId w:val="2"/>
        </w:numPr>
        <w:spacing w:after="40" w:before="40"/>
      </w:pPr>
      <w:r>
        <w:rPr>
          <w:rFonts w:ascii="Arial" w:cs="Arial" w:eastAsia="Arial" w:hAnsi="Arial"/>
          <w:sz w:val="22"/>
          <w:szCs w:val="22"/>
        </w:rPr>
        <w:t xml:space="preserve">Token OAuth validado en cada request.</w:t>
      </w:r>
    </w:p>
    <w:p>
      <w:pPr>
        <w:pStyle w:val="ListParagraph"/>
        <w:numPr>
          <w:ilvl w:val="0"/>
          <w:numId w:val="2"/>
        </w:numPr>
        <w:spacing w:after="40" w:before="40"/>
      </w:pPr>
      <w:r>
        <w:rPr>
          <w:rFonts w:ascii="Arial" w:cs="Arial" w:eastAsia="Arial" w:hAnsi="Arial"/>
          <w:sz w:val="22"/>
          <w:szCs w:val="22"/>
        </w:rPr>
        <w:t xml:space="preserve">Sheets protegidas: solo la cuenta de servicio de Apps Script tiene permisos de edición.</w:t>
      </w:r>
    </w:p>
    <w:p>
      <w:pPr>
        <w:pageBreakBefore/>
      </w:pPr>
      <w:r>
        <w:t xml:space="preserve"/>
      </w:r>
    </w:p>
    <w:p>
      <w:pPr>
        <w:pStyle w:val="Heading1"/>
        <w:spacing w:after="160" w:before="360"/>
      </w:pPr>
      <w:r>
        <w:rPr>
          <w:rFonts w:ascii="Arial" w:cs="Arial" w:eastAsia="Arial" w:hAnsi="Arial"/>
          <w:b/>
          <w:bCs/>
          <w:sz w:val="32"/>
          <w:szCs w:val="32"/>
        </w:rPr>
        <w:t xml:space="preserve">7. Plan de desarrollo por etapas</w:t>
      </w:r>
    </w:p>
    <w:p>
      <w:pPr>
        <w:spacing w:after="60" w:before="60"/>
      </w:pPr>
      <w:r>
        <w:rPr>
          <w:rFonts w:ascii="Arial" w:cs="Arial" w:eastAsia="Arial" w:hAnsi="Arial"/>
          <w:sz w:val="22"/>
          <w:szCs w:val="22"/>
        </w:rPr>
        <w:t xml:space="preserve">El sistema se construye en 4 etapas independientes. Cada etapa entrega valor real y es verificable en campo antes de continuar con la siguiente.</w:t>
      </w:r>
    </w:p>
    <w:p>
      <w:pPr>
        <w:spacing w:after="60" w:before="60"/>
      </w:pPr>
      <w:r>
        <w:t xml:space="preserve"/>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000"/>
        <w:gridCol w:w="3026"/>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Etapa</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Alcance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Sheets involucradas</w:t>
            </w:r>
          </w:p>
        </w:tc>
        <w:tc>
          <w:tcPr>
            <w:tcW w:type="dxa" w:w="3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Entregable</w:t>
            </w:r>
          </w:p>
        </w:tc>
      </w:tr>
      <w:tr>
        <w:tc>
          <w:tcPr>
            <w:tcW w:type="dxa" w:w="1000"/>
            <w:tcBorders>
              <w:top w:val="single" w:color="CCCCCC" w:sz="1"/>
              <w:left w:val="thick" w:color="1F4E79" w:sz="6"/>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Etapa 1
Núcleo y configuración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Login OAuth, Admin panel, maestro de materiales con importación Excel, gestión de ubicaciones, gestión de familias y usuarios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CONFIG, USUARIOS, FAMILIAS, UBICACIONES, MATERIALES, HISTORIAL_CAMBIOS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 Admin configura el proyecto completo. El equipo puede consultar el catálogo de materiales y ubicaciones.</w:t>
            </w:r>
          </w:p>
        </w:tc>
      </w:tr>
      <w:tr>
        <w:tc>
          <w:tcPr>
            <w:tcW w:type="dxa" w:w="1000"/>
            <w:tcBorders>
              <w:top w:val="single" w:color="CCCCCC" w:sz="1"/>
              <w:left w:val="thick" w:color="1F4E79" w:sz="6"/>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Etapa 2
Flujo de recepción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Recepción con remito, QAQC aprobación/rechazo, material seriado, NCR, segregados, STOCK actualizado, notificaciones básicas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RECEPCIONES, RECEPCIONES_ITEMS, MATERIAL_SERIES, STOCK, NCR, MOVIMIENTOS, NOTIFICACIONES_CONFIG</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El almacén opera digitalmente. Todo ingreso queda trazado con remito, QAQC y ubicación.</w:t>
            </w:r>
          </w:p>
        </w:tc>
      </w:tr>
      <w:tr>
        <w:tc>
          <w:tcPr>
            <w:tcW w:type="dxa" w:w="1000"/>
            <w:tcBorders>
              <w:top w:val="single" w:color="CCCCCC" w:sz="1"/>
              <w:left w:val="thick" w:color="1F4E79" w:sz="6"/>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Etapa 3
IWP, salidas y devoluciones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Gestión de IWPs, reservas con aprobación, salida a campo con escaneo de barcode, devoluciones de campo, documentos PDF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IWP, RESERVAS, SALIDAS, SALIDAS_ITEMS, DEVOLUCIONES, DEVOLUCIONES_ITEMS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 flujo AWP completo está operativo: desde la reserva del Planner hasta la salida física y la devolución.</w:t>
            </w:r>
          </w:p>
        </w:tc>
      </w:tr>
      <w:tr>
        <w:tc>
          <w:tcPr>
            <w:tcW w:type="dxa" w:w="1000"/>
            <w:tcBorders>
              <w:top w:val="single" w:color="CCCCCC" w:sz="1"/>
              <w:left w:val="thick" w:color="1F4E79" w:sz="6"/>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Etapa 4
Dashboard, reportes y acceso cliente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Dashboard con KPIs, reportes Excel/PDF, trazabilidad por serie, acceso Viewer cliente y gerencia, notificaciones completas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Todas (capa de presentación y reportes)</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El sistema está completo. El cliente tiene su vista en tiempo real. La gerencia tiene el dashboard ejecutivo.</w:t>
            </w:r>
          </w:p>
        </w:tc>
      </w:tr>
    </w:tbl>
    <w:p>
      <w:pPr>
        <w:spacing w:after="60" w:before="60"/>
      </w:pPr>
      <w:r>
        <w:t xml:space="preserve"/>
      </w:r>
    </w:p>
    <w:p>
      <w:pPr>
        <w:spacing w:after="60" w:before="60"/>
        <w:ind w:left="360"/>
      </w:pPr>
      <w:r>
        <w:rPr>
          <w:rFonts w:ascii="Arial" w:cs="Arial" w:eastAsia="Arial" w:hAnsi="Arial"/>
          <w:i/>
          <w:iCs/>
          <w:color w:val="7B5E00"/>
          <w:sz w:val="20"/>
          <w:szCs w:val="20"/>
        </w:rPr>
        <w:t xml:space="preserve">⚠  Etapa 1 y 2 son las críticas para arrancar la operación. Etapa 3 conecta con AWP. Etapa 4 completa la visibilidad ejecutiva y del cliente.</w:t>
      </w:r>
    </w:p>
    <w:p>
      <w:pPr>
        <w:pageBreakBefore/>
      </w:pPr>
      <w:r>
        <w:t xml:space="preserve"/>
      </w:r>
    </w:p>
    <w:p>
      <w:pPr>
        <w:pStyle w:val="Heading1"/>
        <w:spacing w:after="160" w:before="360"/>
      </w:pPr>
      <w:r>
        <w:rPr>
          <w:rFonts w:ascii="Arial" w:cs="Arial" w:eastAsia="Arial" w:hAnsi="Arial"/>
          <w:b/>
          <w:bCs/>
          <w:sz w:val="32"/>
          <w:szCs w:val="32"/>
        </w:rPr>
        <w:t xml:space="preserve">8. Prompt de continuación para desarrollo</w:t>
      </w:r>
    </w:p>
    <w:p>
      <w:pPr>
        <w:spacing w:after="60" w:before="60"/>
      </w:pPr>
      <w:r>
        <w:rPr>
          <w:rFonts w:ascii="Arial" w:cs="Arial" w:eastAsia="Arial" w:hAnsi="Arial"/>
          <w:sz w:val="22"/>
          <w:szCs w:val="22"/>
        </w:rPr>
        <w:t xml:space="preserve">Copiá el texto a continuación al inicio de cada nueva sesión de desarrollo. Indicá en qué etapa estás trabajando y qué parte querés desarrollar.</w:t>
      </w:r>
    </w:p>
    <w:p>
      <w:pPr>
        <w:spacing w:after="60" w:before="60"/>
      </w:pPr>
      <w:r>
        <w:t xml:space="preserve"/>
      </w:r>
    </w:p>
    <w:p>
      <w:pPr>
        <w:spacing w:after="20" w:before="60"/>
        <w:ind w:left="360"/>
      </w:pPr>
      <w:r>
        <w:rPr>
          <w:rFonts w:ascii="Courier New" w:cs="Courier New" w:eastAsia="Courier New" w:hAnsi="Courier New"/>
          <w:color w:val="888888"/>
          <w:sz w:val="18"/>
          <w:szCs w:val="18"/>
        </w:rPr>
        <w:t xml:space="preserve">── INICIO DEL PROMPT ──────────────────────────────────────────</w:t>
      </w:r>
    </w:p>
    <w:p>
      <w:pPr>
        <w:spacing w:after="20" w:before="20"/>
      </w:pPr>
      <w:r>
        <w:t xml:space="preserve"/>
      </w:r>
    </w:p>
    <w:p>
      <w:pPr>
        <w:spacing w:after="40" w:before="40"/>
        <w:ind w:left="360"/>
      </w:pPr>
      <w:r>
        <w:rPr>
          <w:rFonts w:ascii="Courier New" w:cs="Courier New" w:eastAsia="Courier New" w:hAnsi="Courier New"/>
          <w:b/>
          <w:bCs/>
          <w:sz w:val="20"/>
          <w:szCs w:val="20"/>
        </w:rPr>
        <w:t xml:space="preserve">Estamos desarrollando el Sistema de Inventario de Materiales AWP.</w:t>
      </w:r>
    </w:p>
    <w:p>
      <w:pPr>
        <w:spacing w:after="40" w:before="40"/>
        <w:ind w:left="360"/>
      </w:pPr>
      <w:r>
        <w:rPr>
          <w:rFonts w:ascii="Courier New" w:cs="Courier New" w:eastAsia="Courier New" w:hAnsi="Courier New"/>
          <w:sz w:val="20"/>
          <w:szCs w:val="20"/>
        </w:rPr>
        <w:t xml:space="preserve">Stack: GitHub Pages (SPA HTML/JS) + Google Apps Script (API REST)</w:t>
      </w:r>
    </w:p>
    <w:p>
      <w:pPr>
        <w:spacing w:after="40" w:before="40"/>
        <w:ind w:left="360"/>
      </w:pPr>
      <w:r>
        <w:rPr>
          <w:rFonts w:ascii="Courier New" w:cs="Courier New" w:eastAsia="Courier New" w:hAnsi="Courier New"/>
          <w:sz w:val="20"/>
          <w:szCs w:val="20"/>
        </w:rPr>
        <w:t xml:space="preserve">+ Google Sheets (base de datos) + Google OAuth 2.0.</w:t>
      </w:r>
    </w:p>
    <w:p>
      <w:pPr>
        <w:spacing w:after="20" w:before="20"/>
      </w:pPr>
      <w:r>
        <w:t xml:space="preserve"/>
      </w:r>
    </w:p>
    <w:p>
      <w:pPr>
        <w:spacing w:after="40" w:before="40"/>
        <w:ind w:left="360"/>
      </w:pPr>
      <w:r>
        <w:rPr>
          <w:rFonts w:ascii="Courier New" w:cs="Courier New" w:eastAsia="Courier New" w:hAnsi="Courier New"/>
          <w:b/>
          <w:bCs/>
          <w:sz w:val="20"/>
          <w:szCs w:val="20"/>
        </w:rPr>
        <w:t xml:space="preserve">=== ESPECIFICACIÓN (v0.5 — completa y aprobada) ===</w:t>
      </w:r>
    </w:p>
    <w:p>
      <w:pPr>
        <w:spacing w:after="20" w:before="20"/>
      </w:pPr>
      <w:r>
        <w:t xml:space="preserve"/>
      </w:r>
    </w:p>
    <w:p>
      <w:pPr>
        <w:spacing w:after="40" w:before="40"/>
        <w:ind w:left="360"/>
      </w:pPr>
      <w:r>
        <w:rPr>
          <w:rFonts w:ascii="Courier New" w:cs="Courier New" w:eastAsia="Courier New" w:hAnsi="Courier New"/>
          <w:sz w:val="20"/>
          <w:szCs w:val="20"/>
        </w:rPr>
        <w:t xml:space="preserve">PREMISAS GLOBALES:</w:t>
      </w:r>
    </w:p>
    <w:p>
      <w:pPr>
        <w:spacing w:after="40" w:before="40"/>
        <w:ind w:left="360"/>
      </w:pPr>
      <w:r>
        <w:rPr>
          <w:rFonts w:ascii="Courier New" w:cs="Courier New" w:eastAsia="Courier New" w:hAnsi="Courier New"/>
          <w:sz w:val="20"/>
          <w:szCs w:val="20"/>
        </w:rPr>
        <w:t xml:space="preserve">- Borrado lógico universal (flag borrado + borrado_por + borrado_fecha).</w:t>
      </w:r>
    </w:p>
    <w:p>
      <w:pPr>
        <w:spacing w:after="40" w:before="40"/>
        <w:ind w:left="360"/>
      </w:pPr>
      <w:r>
        <w:rPr>
          <w:rFonts w:ascii="Courier New" w:cs="Courier New" w:eastAsia="Courier New" w:hAnsi="Courier New"/>
          <w:sz w:val="20"/>
          <w:szCs w:val="20"/>
        </w:rPr>
        <w:t xml:space="preserve">- HISTORIAL_CAMBIOS: auditoría de toda escritura (tabla, campo, valor anterior/nuevo, usuario, timestamp).</w:t>
      </w:r>
    </w:p>
    <w:p>
      <w:pPr>
        <w:spacing w:after="40" w:before="40"/>
        <w:ind w:left="360"/>
      </w:pPr>
      <w:r>
        <w:rPr>
          <w:rFonts w:ascii="Courier New" w:cs="Courier New" w:eastAsia="Courier New" w:hAnsi="Courier New"/>
          <w:sz w:val="20"/>
          <w:szCs w:val="20"/>
        </w:rPr>
        <w:t xml:space="preserve">- MOVIMIENTOS: log operativo cronológico de todos los eventos sobre materiales.</w:t>
      </w:r>
    </w:p>
    <w:p>
      <w:pPr>
        <w:spacing w:after="40" w:before="40"/>
        <w:ind w:left="360"/>
      </w:pPr>
      <w:r>
        <w:rPr>
          <w:rFonts w:ascii="Courier New" w:cs="Courier New" w:eastAsia="Courier New" w:hAnsi="Courier New"/>
          <w:sz w:val="20"/>
          <w:szCs w:val="20"/>
        </w:rPr>
        <w:t xml:space="preserve">- Bloqueo por NCR granular: aplica al número de serie/tag, no al material completo.</w:t>
      </w:r>
    </w:p>
    <w:p>
      <w:pPr>
        <w:spacing w:after="40" w:before="40"/>
        <w:ind w:left="360"/>
      </w:pPr>
      <w:r>
        <w:rPr>
          <w:rFonts w:ascii="Courier New" w:cs="Courier New" w:eastAsia="Courier New" w:hAnsi="Courier New"/>
          <w:sz w:val="20"/>
          <w:szCs w:val="20"/>
        </w:rPr>
        <w:t xml:space="preserve">- Devolución de campo: sobrante → EN ALMACÉN directo. Dañado → DEVUELTO_INSPECCION → QAQC decide.</w:t>
      </w:r>
    </w:p>
    <w:p>
      <w:pPr>
        <w:spacing w:after="20" w:before="20"/>
      </w:pPr>
      <w:r>
        <w:t xml:space="preserve"/>
      </w:r>
    </w:p>
    <w:p>
      <w:pPr>
        <w:spacing w:after="40" w:before="40"/>
        <w:ind w:left="360"/>
      </w:pPr>
      <w:r>
        <w:rPr>
          <w:rFonts w:ascii="Courier New" w:cs="Courier New" w:eastAsia="Courier New" w:hAnsi="Courier New"/>
          <w:sz w:val="20"/>
          <w:szCs w:val="20"/>
        </w:rPr>
        <w:t xml:space="preserve">SHEETS (15 tablas):</w:t>
      </w:r>
    </w:p>
    <w:p>
      <w:pPr>
        <w:spacing w:after="40" w:before="40"/>
        <w:ind w:left="360"/>
      </w:pPr>
      <w:r>
        <w:rPr>
          <w:rFonts w:ascii="Courier New" w:cs="Courier New" w:eastAsia="Courier New" w:hAnsi="Courier New"/>
          <w:sz w:val="20"/>
          <w:szCs w:val="20"/>
        </w:rPr>
        <w:t xml:space="preserve">Config/maestros: CONFIG, USUARIOS, NOTIFICACIONES_CONFIG, FAMILIAS, UBICACIONES,</w:t>
      </w:r>
    </w:p>
    <w:p>
      <w:pPr>
        <w:spacing w:after="40" w:before="40"/>
        <w:ind w:left="360"/>
      </w:pPr>
      <w:r>
        <w:rPr>
          <w:rFonts w:ascii="Courier New" w:cs="Courier New" w:eastAsia="Courier New" w:hAnsi="Courier New"/>
          <w:sz w:val="20"/>
          <w:szCs w:val="20"/>
        </w:rPr>
        <w:t xml:space="preserve">  MATERIALES (campos: material_id, codigo_externo, descripcion, familia_id,</w:t>
      </w:r>
    </w:p>
    <w:p>
      <w:pPr>
        <w:spacing w:after="40" w:before="40"/>
        <w:ind w:left="360"/>
      </w:pPr>
      <w:r>
        <w:rPr>
          <w:rFonts w:ascii="Courier New" w:cs="Courier New" w:eastAsia="Courier New" w:hAnsi="Courier New"/>
          <w:sz w:val="20"/>
          <w:szCs w:val="20"/>
        </w:rPr>
        <w:t xml:space="preserve">  ownership, unidad, codigo_barras, especificacion, stock_minimo, serie, qaqc, activo, borrado),</w:t>
      </w:r>
    </w:p>
    <w:p>
      <w:pPr>
        <w:spacing w:after="40" w:before="40"/>
        <w:ind w:left="360"/>
      </w:pPr>
      <w:r>
        <w:rPr>
          <w:rFonts w:ascii="Courier New" w:cs="Courier New" w:eastAsia="Courier New" w:hAnsi="Courier New"/>
          <w:sz w:val="20"/>
          <w:szCs w:val="20"/>
        </w:rPr>
        <w:t xml:space="preserve">  MATERIAL_SERIES (serie_id, material_id, numero_serie, codigo_barras, estado,</w:t>
      </w:r>
    </w:p>
    <w:p>
      <w:pPr>
        <w:spacing w:after="40" w:before="40"/>
        <w:ind w:left="360"/>
      </w:pPr>
      <w:r>
        <w:rPr>
          <w:rFonts w:ascii="Courier New" w:cs="Courier New" w:eastAsia="Courier New" w:hAnsi="Courier New"/>
          <w:sz w:val="20"/>
          <w:szCs w:val="20"/>
        </w:rPr>
        <w:t xml:space="preserve">  ubicacion_id, recepcion_item_id, salida_item_id, devolucion_item_id, ncr_id, borrado).</w:t>
      </w:r>
    </w:p>
    <w:p>
      <w:pPr>
        <w:spacing w:after="40" w:before="40"/>
        <w:ind w:left="360"/>
      </w:pPr>
      <w:r>
        <w:rPr>
          <w:rFonts w:ascii="Courier New" w:cs="Courier New" w:eastAsia="Courier New" w:hAnsi="Courier New"/>
          <w:sz w:val="20"/>
          <w:szCs w:val="20"/>
        </w:rPr>
        <w:t xml:space="preserve">Transaccionales: RECEPCIONES, RECEPCIONES_ITEMS, STOCK, IWP, RESERVAS,</w:t>
      </w:r>
    </w:p>
    <w:p>
      <w:pPr>
        <w:spacing w:after="40" w:before="40"/>
        <w:ind w:left="360"/>
      </w:pPr>
      <w:r>
        <w:rPr>
          <w:rFonts w:ascii="Courier New" w:cs="Courier New" w:eastAsia="Courier New" w:hAnsi="Courier New"/>
          <w:sz w:val="20"/>
          <w:szCs w:val="20"/>
        </w:rPr>
        <w:t xml:space="preserve">  SALIDAS, SALIDAS_ITEMS, DEVOLUCIONES, DEVOLUCIONES_ITEMS, NCR,</w:t>
      </w:r>
    </w:p>
    <w:p>
      <w:pPr>
        <w:spacing w:after="40" w:before="40"/>
        <w:ind w:left="360"/>
      </w:pPr>
      <w:r>
        <w:rPr>
          <w:rFonts w:ascii="Courier New" w:cs="Courier New" w:eastAsia="Courier New" w:hAnsi="Courier New"/>
          <w:sz w:val="20"/>
          <w:szCs w:val="20"/>
        </w:rPr>
        <w:t xml:space="preserve">  MOVIMIENTOS, HISTORIAL_CAMBIOS.</w:t>
      </w:r>
    </w:p>
    <w:p>
      <w:pPr>
        <w:spacing w:after="20" w:before="20"/>
      </w:pPr>
      <w:r>
        <w:t xml:space="preserve"/>
      </w:r>
    </w:p>
    <w:p>
      <w:pPr>
        <w:spacing w:after="40" w:before="40"/>
        <w:ind w:left="360"/>
      </w:pPr>
      <w:r>
        <w:rPr>
          <w:rFonts w:ascii="Courier New" w:cs="Courier New" w:eastAsia="Courier New" w:hAnsi="Courier New"/>
          <w:sz w:val="20"/>
          <w:szCs w:val="20"/>
        </w:rPr>
        <w:t xml:space="preserve">PERFILES (8): Admin, MatCoord, Almacenero, QAQC, Planner, FieldEng,</w:t>
      </w:r>
    </w:p>
    <w:p>
      <w:pPr>
        <w:spacing w:after="40" w:before="40"/>
        <w:ind w:left="360"/>
      </w:pPr>
      <w:r>
        <w:rPr>
          <w:rFonts w:ascii="Courier New" w:cs="Courier New" w:eastAsia="Courier New" w:hAnsi="Courier New"/>
          <w:sz w:val="20"/>
          <w:szCs w:val="20"/>
        </w:rPr>
        <w:t xml:space="preserve">  ViewerCliente (solo owner-furnished), ViewerGerencia (solo lectura global).</w:t>
      </w:r>
    </w:p>
    <w:p>
      <w:pPr>
        <w:spacing w:after="40" w:before="40"/>
        <w:ind w:left="360"/>
      </w:pPr>
      <w:r>
        <w:rPr>
          <w:rFonts w:ascii="Courier New" w:cs="Courier New" w:eastAsia="Courier New" w:hAnsi="Courier New"/>
          <w:sz w:val="20"/>
          <w:szCs w:val="20"/>
        </w:rPr>
        <w:t xml:space="preserve">Cada usuario tiene supervisor_email para notificaciones secundarias.</w:t>
      </w:r>
    </w:p>
    <w:p>
      <w:pPr>
        <w:spacing w:after="20" w:before="20"/>
      </w:pPr>
      <w:r>
        <w:t xml:space="preserve"/>
      </w:r>
    </w:p>
    <w:p>
      <w:pPr>
        <w:spacing w:after="40" w:before="40"/>
        <w:ind w:left="360"/>
      </w:pPr>
      <w:r>
        <w:rPr>
          <w:rFonts w:ascii="Courier New" w:cs="Courier New" w:eastAsia="Courier New" w:hAnsi="Courier New"/>
          <w:sz w:val="20"/>
          <w:szCs w:val="20"/>
        </w:rPr>
        <w:t xml:space="preserve">ESTADOS DEL MATERIAL: ESPERADO → RECIBIDO → EN_ALMACEN → RESERVADO →</w:t>
      </w:r>
    </w:p>
    <w:p>
      <w:pPr>
        <w:spacing w:after="40" w:before="40"/>
        <w:ind w:left="360"/>
      </w:pPr>
      <w:r>
        <w:rPr>
          <w:rFonts w:ascii="Courier New" w:cs="Courier New" w:eastAsia="Courier New" w:hAnsi="Courier New"/>
          <w:sz w:val="20"/>
          <w:szCs w:val="20"/>
        </w:rPr>
        <w:t xml:space="preserve">  EN_CAMPO → DEVUELTO_INSPECCION / NCR / SEGREGADO.</w:t>
      </w:r>
    </w:p>
    <w:p>
      <w:pPr>
        <w:spacing w:after="20" w:before="20"/>
      </w:pPr>
      <w:r>
        <w:t xml:space="preserve"/>
      </w:r>
    </w:p>
    <w:p>
      <w:pPr>
        <w:spacing w:after="40" w:before="40"/>
        <w:ind w:left="360"/>
      </w:pPr>
      <w:r>
        <w:rPr>
          <w:rFonts w:ascii="Courier New" w:cs="Courier New" w:eastAsia="Courier New" w:hAnsi="Courier New"/>
          <w:sz w:val="20"/>
          <w:szCs w:val="20"/>
        </w:rPr>
        <w:t xml:space="preserve">UBICACIONES tipos: ALMACEN, PLAYA, SEGREGADO, DEVOLUCION.</w:t>
      </w:r>
    </w:p>
    <w:p>
      <w:pPr>
        <w:spacing w:after="40" w:before="40"/>
        <w:ind w:left="360"/>
      </w:pPr>
      <w:r>
        <w:rPr>
          <w:rFonts w:ascii="Courier New" w:cs="Courier New" w:eastAsia="Courier New" w:hAnsi="Courier New"/>
          <w:sz w:val="20"/>
          <w:szCs w:val="20"/>
        </w:rPr>
        <w:t xml:space="preserve">Vista v1 = tabla con filtros. Vista v2 = mapa visual de grilla (playa + almacén).</w:t>
      </w:r>
    </w:p>
    <w:p>
      <w:pPr>
        <w:spacing w:after="20" w:before="20"/>
      </w:pPr>
      <w:r>
        <w:t xml:space="preserve"/>
      </w:r>
    </w:p>
    <w:p>
      <w:pPr>
        <w:spacing w:after="40" w:before="40"/>
        <w:ind w:left="360"/>
      </w:pPr>
      <w:r>
        <w:rPr>
          <w:rFonts w:ascii="Courier New" w:cs="Courier New" w:eastAsia="Courier New" w:hAnsi="Courier New"/>
          <w:sz w:val="20"/>
          <w:szCs w:val="20"/>
        </w:rPr>
        <w:t xml:space="preserve">NOTIFICACIONES: motor configurable en NOTIFICACIONES_CONFIG.</w:t>
      </w:r>
    </w:p>
    <w:p>
      <w:pPr>
        <w:spacing w:after="40" w:before="40"/>
        <w:ind w:left="360"/>
      </w:pPr>
      <w:r>
        <w:rPr>
          <w:rFonts w:ascii="Courier New" w:cs="Courier New" w:eastAsia="Courier New" w:hAnsi="Courier New"/>
          <w:sz w:val="20"/>
          <w:szCs w:val="20"/>
        </w:rPr>
        <w:t xml:space="preserve">Alertas activas v1: NCR_NUEVA, STOCK_MINIMO, DEVOLUCION_CAMPO.</w:t>
      </w:r>
    </w:p>
    <w:p>
      <w:pPr>
        <w:spacing w:after="40" w:before="40"/>
        <w:ind w:left="360"/>
      </w:pPr>
      <w:r>
        <w:rPr>
          <w:rFonts w:ascii="Courier New" w:cs="Courier New" w:eastAsia="Courier New" w:hAnsi="Courier New"/>
          <w:sz w:val="20"/>
          <w:szCs w:val="20"/>
        </w:rPr>
        <w:t xml:space="preserve">Destinatario = responsable del evento + supervisor_email de NOTIFICACIONES_CONFIG.</w:t>
      </w:r>
    </w:p>
    <w:p>
      <w:pPr>
        <w:spacing w:after="40" w:before="40"/>
        <w:ind w:left="360"/>
      </w:pPr>
      <w:r>
        <w:rPr>
          <w:rFonts w:ascii="Courier New" w:cs="Courier New" w:eastAsia="Courier New" w:hAnsi="Courier New"/>
          <w:sz w:val="20"/>
          <w:szCs w:val="20"/>
        </w:rPr>
        <w:t xml:space="preserve">ESTADOS RECEPCIONES (cabecera): BORRADOR → EN_PROCESO → CERRADA (cierre automático).</w:t>
      </w:r>
    </w:p>
    <w:p>
      <w:pPr>
        <w:spacing w:after="40" w:before="40"/>
        <w:ind w:left="360"/>
      </w:pPr>
      <w:r>
        <w:rPr>
          <w:rFonts w:ascii="Courier New" w:cs="Courier New" w:eastAsia="Courier New" w:hAnsi="Courier New"/>
          <w:sz w:val="20"/>
          <w:szCs w:val="20"/>
        </w:rPr>
        <w:t xml:space="preserve">ESTADOS RECEPCIONES_ITEMS (estado_qaqc): PENDIENTE_QAQC | NO_REQUIERE | APROBADO | NCR | ACEPTADO | RECHAZADO_DEFINITIVO.</w:t>
      </w:r>
    </w:p>
    <w:p>
      <w:pPr>
        <w:spacing w:after="40" w:before="40"/>
        <w:ind w:left="360"/>
      </w:pPr>
      <w:r>
        <w:rPr>
          <w:rFonts w:ascii="Courier New" w:cs="Courier New" w:eastAsia="Courier New" w:hAnsi="Courier New"/>
          <w:sz w:val="20"/>
          <w:szCs w:val="20"/>
        </w:rPr>
        <w:t xml:space="preserve">ESTADOS NCR: ABIERTA → EN_REVISION → CERRADA_ACEPTADA / CERRADA_RECHAZADA.</w:t>
      </w:r>
    </w:p>
    <w:p>
      <w:pPr>
        <w:spacing w:after="40" w:before="40"/>
        <w:ind w:left="360"/>
      </w:pPr>
      <w:r>
        <w:rPr>
          <w:rFonts w:ascii="Courier New" w:cs="Courier New" w:eastAsia="Courier New" w:hAnsi="Courier New"/>
          <w:sz w:val="20"/>
          <w:szCs w:val="20"/>
        </w:rPr>
        <w:t xml:space="preserve">SERIES: ingreso durante carga del remito. Unicidad: material_id + numero_serie. QAQC tiene pantalla propia.</w:t>
      </w:r>
    </w:p>
    <w:p>
      <w:pPr>
        <w:spacing w:after="20" w:before="20"/>
      </w:pPr>
      <w:r>
        <w:t xml:space="preserve"/>
      </w:r>
    </w:p>
    <w:p>
      <w:pPr>
        <w:spacing w:after="40" w:before="40"/>
        <w:ind w:left="360"/>
      </w:pPr>
      <w:r>
        <w:rPr>
          <w:rFonts w:ascii="Courier New" w:cs="Courier New" w:eastAsia="Courier New" w:hAnsi="Courier New"/>
          <w:sz w:val="20"/>
          <w:szCs w:val="20"/>
        </w:rPr>
        <w:t xml:space="preserve">PLAN DE DESARROLLO EN 4 ETAPAS:</w:t>
      </w:r>
    </w:p>
    <w:p>
      <w:pPr>
        <w:spacing w:after="40" w:before="40"/>
        <w:ind w:left="360"/>
      </w:pPr>
      <w:r>
        <w:rPr>
          <w:rFonts w:ascii="Courier New" w:cs="Courier New" w:eastAsia="Courier New" w:hAnsi="Courier New"/>
          <w:sz w:val="20"/>
          <w:szCs w:val="20"/>
        </w:rPr>
        <w:t xml:space="preserve">Etapa 1 — Núcleo: login OAuth, Admin panel, maestro materiales + importación Excel,</w:t>
      </w:r>
    </w:p>
    <w:p>
      <w:pPr>
        <w:spacing w:after="40" w:before="40"/>
        <w:ind w:left="360"/>
      </w:pPr>
      <w:r>
        <w:rPr>
          <w:rFonts w:ascii="Courier New" w:cs="Courier New" w:eastAsia="Courier New" w:hAnsi="Courier New"/>
          <w:sz w:val="20"/>
          <w:szCs w:val="20"/>
        </w:rPr>
        <w:t xml:space="preserve">  ubicaciones, familias, usuarios. Sheets: CONFIG, USUARIOS, FAMILIAS,</w:t>
      </w:r>
    </w:p>
    <w:p>
      <w:pPr>
        <w:spacing w:after="40" w:before="40"/>
        <w:ind w:left="360"/>
      </w:pPr>
      <w:r>
        <w:rPr>
          <w:rFonts w:ascii="Courier New" w:cs="Courier New" w:eastAsia="Courier New" w:hAnsi="Courier New"/>
          <w:sz w:val="20"/>
          <w:szCs w:val="20"/>
        </w:rPr>
        <w:t xml:space="preserve">  UBICACIONES, MATERIALES, HISTORIAL_CAMBIOS.</w:t>
      </w:r>
    </w:p>
    <w:p>
      <w:pPr>
        <w:spacing w:after="40" w:before="40"/>
        <w:ind w:left="360"/>
      </w:pPr>
      <w:r>
        <w:rPr>
          <w:rFonts w:ascii="Courier New" w:cs="Courier New" w:eastAsia="Courier New" w:hAnsi="Courier New"/>
          <w:sz w:val="20"/>
          <w:szCs w:val="20"/>
        </w:rPr>
        <w:t xml:space="preserve">Etapa 2 — Recepción: remito, QAQC, seriados, NCR, segregados, STOCK,</w:t>
      </w:r>
    </w:p>
    <w:p>
      <w:pPr>
        <w:spacing w:after="40" w:before="40"/>
        <w:ind w:left="360"/>
      </w:pPr>
      <w:r>
        <w:rPr>
          <w:rFonts w:ascii="Courier New" w:cs="Courier New" w:eastAsia="Courier New" w:hAnsi="Courier New"/>
          <w:sz w:val="20"/>
          <w:szCs w:val="20"/>
        </w:rPr>
        <w:t xml:space="preserve">  notificaciones básicas. Sheets: RECEPCIONES, RECEPCIONES_ITEMS,</w:t>
      </w:r>
    </w:p>
    <w:p>
      <w:pPr>
        <w:spacing w:after="40" w:before="40"/>
        <w:ind w:left="360"/>
      </w:pPr>
      <w:r>
        <w:rPr>
          <w:rFonts w:ascii="Courier New" w:cs="Courier New" w:eastAsia="Courier New" w:hAnsi="Courier New"/>
          <w:sz w:val="20"/>
          <w:szCs w:val="20"/>
        </w:rPr>
        <w:t xml:space="preserve">  MATERIAL_SERIES, STOCK, NCR, MOVIMIENTOS, NOTIFICACIONES_CONFIG.</w:t>
      </w:r>
    </w:p>
    <w:p>
      <w:pPr>
        <w:spacing w:after="40" w:before="40"/>
        <w:ind w:left="360"/>
      </w:pPr>
      <w:r>
        <w:rPr>
          <w:rFonts w:ascii="Courier New" w:cs="Courier New" w:eastAsia="Courier New" w:hAnsi="Courier New"/>
          <w:sz w:val="20"/>
          <w:szCs w:val="20"/>
        </w:rPr>
        <w:t xml:space="preserve">Etapa 3 — IWP/Salidas/Devoluciones: IWPs, reservas, salida con barcode,</w:t>
      </w:r>
    </w:p>
    <w:p>
      <w:pPr>
        <w:spacing w:after="40" w:before="40"/>
        <w:ind w:left="360"/>
      </w:pPr>
      <w:r>
        <w:rPr>
          <w:rFonts w:ascii="Courier New" w:cs="Courier New" w:eastAsia="Courier New" w:hAnsi="Courier New"/>
          <w:sz w:val="20"/>
          <w:szCs w:val="20"/>
        </w:rPr>
        <w:t xml:space="preserve">  devoluciones de campo, PDFs. Sheets: IWP, RESERVAS, SALIDAS,</w:t>
      </w:r>
    </w:p>
    <w:p>
      <w:pPr>
        <w:spacing w:after="40" w:before="40"/>
        <w:ind w:left="360"/>
      </w:pPr>
      <w:r>
        <w:rPr>
          <w:rFonts w:ascii="Courier New" w:cs="Courier New" w:eastAsia="Courier New" w:hAnsi="Courier New"/>
          <w:sz w:val="20"/>
          <w:szCs w:val="20"/>
        </w:rPr>
        <w:t xml:space="preserve">  SALIDAS_ITEMS, DEVOLUCIONES, DEVOLUCIONES_ITEMS.</w:t>
      </w:r>
    </w:p>
    <w:p>
      <w:pPr>
        <w:spacing w:after="40" w:before="40"/>
        <w:ind w:left="360"/>
      </w:pPr>
      <w:r>
        <w:rPr>
          <w:rFonts w:ascii="Courier New" w:cs="Courier New" w:eastAsia="Courier New" w:hAnsi="Courier New"/>
          <w:sz w:val="20"/>
          <w:szCs w:val="20"/>
        </w:rPr>
        <w:t xml:space="preserve">Etapa 4 — Dashboard/Reportes/Cliente: KPIs, reportes Excel/PDF,</w:t>
      </w:r>
    </w:p>
    <w:p>
      <w:pPr>
        <w:spacing w:after="40" w:before="40"/>
        <w:ind w:left="360"/>
      </w:pPr>
      <w:r>
        <w:rPr>
          <w:rFonts w:ascii="Courier New" w:cs="Courier New" w:eastAsia="Courier New" w:hAnsi="Courier New"/>
          <w:sz w:val="20"/>
          <w:szCs w:val="20"/>
        </w:rPr>
        <w:t xml:space="preserve">  trazabilidad por serie, Viewer cliente/gerencia, notificaciones completas.</w:t>
      </w:r>
    </w:p>
    <w:p>
      <w:pPr>
        <w:spacing w:after="20" w:before="20"/>
      </w:pPr>
      <w:r>
        <w:t xml:space="preserve"/>
      </w:r>
    </w:p>
    <w:p>
      <w:pPr>
        <w:spacing w:after="40" w:before="40"/>
        <w:ind w:left="360"/>
      </w:pPr>
      <w:r>
        <w:rPr>
          <w:rFonts w:ascii="Courier New" w:cs="Courier New" w:eastAsia="Courier New" w:hAnsi="Courier New"/>
          <w:b/>
          <w:bCs/>
          <w:sz w:val="20"/>
          <w:szCs w:val="20"/>
        </w:rPr>
        <w:t xml:space="preserve">=== SESIÓN ACTUAL ===</w:t>
      </w:r>
    </w:p>
    <w:p>
      <w:pPr>
        <w:spacing w:after="40" w:before="40"/>
        <w:ind w:left="360"/>
      </w:pPr>
      <w:r>
        <w:rPr>
          <w:rFonts w:ascii="Courier New" w:cs="Courier New" w:eastAsia="Courier New" w:hAnsi="Courier New"/>
          <w:sz w:val="20"/>
          <w:szCs w:val="20"/>
        </w:rPr>
        <w:t xml:space="preserve">Etapa en desarrollo: [INDICAR: 1 / 2 / 3 / 4]</w:t>
      </w:r>
    </w:p>
    <w:p>
      <w:pPr>
        <w:spacing w:after="40" w:before="40"/>
        <w:ind w:left="360"/>
      </w:pPr>
      <w:r>
        <w:rPr>
          <w:rFonts w:ascii="Courier New" w:cs="Courier New" w:eastAsia="Courier New" w:hAnsi="Courier New"/>
          <w:sz w:val="20"/>
          <w:szCs w:val="20"/>
        </w:rPr>
        <w:t xml:space="preserve">Parte a desarrollar: [INDICAR qué módulo o archivo querés construir]</w:t>
      </w:r>
    </w:p>
    <w:p>
      <w:pPr>
        <w:spacing w:after="40" w:before="40"/>
        <w:ind w:left="360"/>
      </w:pPr>
      <w:r>
        <w:rPr>
          <w:rFonts w:ascii="Courier New" w:cs="Courier New" w:eastAsia="Courier New" w:hAnsi="Courier New"/>
          <w:sz w:val="20"/>
          <w:szCs w:val="20"/>
        </w:rPr>
        <w:t xml:space="preserve">Estado anterior: [INDICAR qué ya está hecho si es sesión de continuación]</w:t>
      </w:r>
    </w:p>
    <w:p>
      <w:pPr>
        <w:spacing w:after="20" w:before="20"/>
      </w:pPr>
      <w:r>
        <w:t xml:space="preserve"/>
      </w:r>
    </w:p>
    <w:p>
      <w:pPr>
        <w:spacing w:after="60" w:before="20"/>
        <w:ind w:left="360"/>
      </w:pPr>
      <w:r>
        <w:rPr>
          <w:rFonts w:ascii="Courier New" w:cs="Courier New" w:eastAsia="Courier New" w:hAnsi="Courier New"/>
          <w:color w:val="888888"/>
          <w:sz w:val="18"/>
          <w:szCs w:val="18"/>
        </w:rPr>
        <w:t xml:space="preserve">── FIN DEL PROMPT ─────────────────────────────────────────────</w:t>
      </w:r>
    </w:p>
    <w:p>
      <w:pPr>
        <w:spacing w:after="60" w:before="60"/>
      </w:pPr>
      <w:r>
        <w:t xml:space="preserve"/>
      </w:r>
    </w:p>
    <w:p>
      <w:pPr>
        <w:spacing w:after="60" w:before="60"/>
        <w:ind w:left="360"/>
      </w:pPr>
      <w:r>
        <w:rPr>
          <w:rFonts w:ascii="Arial" w:cs="Arial" w:eastAsia="Arial" w:hAnsi="Arial"/>
          <w:i/>
          <w:iCs/>
          <w:color w:val="7B5E00"/>
          <w:sz w:val="20"/>
          <w:szCs w:val="20"/>
        </w:rPr>
        <w:t xml:space="preserve">⚠  El prompt incluye toda la especificación comprimida. Con él, cada sesión de desarrollo arranca con contexto completo sin necesidad de releer este documento.</w:t>
      </w:r>
    </w:p>
    <w:p>
      <w:pPr>
        <w:pageBreakBefore/>
      </w:pPr>
      <w:r>
        <w:t xml:space="preserve"/>
      </w:r>
    </w:p>
    <w:p>
      <w:pPr>
        <w:pStyle w:val="Heading1"/>
        <w:spacing w:after="160" w:before="360"/>
      </w:pPr>
      <w:r>
        <w:rPr>
          <w:rFonts w:ascii="Arial" w:cs="Arial" w:eastAsia="Arial" w:hAnsi="Arial"/>
          <w:b/>
          <w:bCs/>
          <w:sz w:val="32"/>
          <w:szCs w:val="32"/>
        </w:rPr>
        <w:t xml:space="preserve">9. Funcionalidades diferidas a v2</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6626"/>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Funcionalidad</w:t>
            </w:r>
          </w:p>
        </w:tc>
        <w:tc>
          <w:tcPr>
            <w:tcW w:type="dxa" w:w="6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Mapa visual de grilla</w:t>
            </w:r>
          </w:p>
        </w:tc>
        <w:tc>
          <w:tcPr>
            <w:tcW w:type="dxa" w:w="6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Vista de plano de playa (tablero fila × columna) y almacén (estantería). Los datos ya están en v1, solo cambia la presentación.</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Firma digital en salida</w:t>
            </w:r>
          </w:p>
        </w:tc>
        <w:tc>
          <w:tcPr>
            <w:tcW w:type="dxa" w:w="66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Firma del receptor en el documento de salida a cuadrilla.</w:t>
            </w:r>
          </w:p>
        </w:tc>
      </w:tr>
      <w:tr>
        <w:tc>
          <w:tcPr>
            <w:tcW w:type="dxa" w:w="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Alertas adicionales</w:t>
            </w:r>
          </w:p>
        </w:tc>
        <w:tc>
          <w:tcPr>
            <w:tcW w:type="dxa" w:w="6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Nuevos eventos en NOTIFICACIONES_CONFIG: RESERVA_PENDIENTE, SEGREGACION_QAQC, SALIDA_CAMPO. El motor ya existe en v1.</w:t>
            </w:r>
          </w:p>
        </w:tc>
      </w:tr>
      <w:tr>
        <w:tc>
          <w:tcPr>
            <w:tcW w:type="dxa" w:w="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4</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App mobile nativa</w:t>
            </w:r>
          </w:p>
        </w:tc>
        <w:tc>
          <w:tcPr>
            <w:tcW w:type="dxa" w:w="66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Si el uso en campo lo justifica, migrar la SPA a PWA o app nativa con soporte offline.</w:t>
            </w:r>
          </w:p>
        </w:tc>
      </w:tr>
      <w:tr>
        <w:tc>
          <w:tcPr>
            <w:tcW w:type="dxa" w:w="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Multi-proyecto</w:t>
            </w:r>
          </w:p>
        </w:tc>
        <w:tc>
          <w:tcPr>
            <w:tcW w:type="dxa" w:w="66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Soporte para múltiples proyectos simultáneos con almacenes independientes.</w:t>
            </w:r>
          </w:p>
        </w:tc>
      </w:tr>
    </w:tbl>
    <w:p>
      <w:pPr>
        <w:pageBreakBefore/>
      </w:pPr>
      <w:r>
        <w:t xml:space="preserve"/>
      </w:r>
    </w:p>
    <w:p>
      <w:pPr>
        <w:pStyle w:val="Heading1"/>
        <w:spacing w:after="160" w:before="360"/>
      </w:pPr>
      <w:r>
        <w:rPr>
          <w:rFonts w:ascii="Arial" w:cs="Arial" w:eastAsia="Arial" w:hAnsi="Arial"/>
          <w:b/>
          <w:bCs/>
          <w:sz w:val="32"/>
          <w:szCs w:val="32"/>
        </w:rPr>
        <w:t xml:space="preserve">10. Historial de versiones</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6826"/>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Versión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Fecha</w:t>
            </w:r>
          </w:p>
        </w:tc>
        <w:tc>
          <w:tcPr>
            <w:tcW w:type="dxa" w:w="6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v0.1</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2025-04-21</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Borrador inicial generado a partir de sesión de elicitación</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v0.2</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2025-04-21</w:t>
            </w:r>
          </w:p>
        </w:tc>
        <w:tc>
          <w:tcPr>
            <w:tcW w:type="dxa" w:w="68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Revisión con comentarios: premisas globales, campos serie/qaqc, consulta tabla movimientos, matriz de permisos</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v0.3</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2025-04-21</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Incorporación comentarios v0.2: MATERIAL_SERIES, MOVIMIENTOS, HISTORIAL_CAMBIOS, matriz de permisos, cantidad_bloqueada, NCR por serie/tag</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v0.4</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2025-04-21</w:t>
            </w:r>
          </w:p>
        </w:tc>
        <w:tc>
          <w:tcPr>
            <w:tcW w:type="dxa" w:w="6826"/>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r>
              <w:rPr>
                <w:rFonts w:ascii="Arial" w:cs="Arial" w:eastAsia="Arial" w:hAnsi="Arial"/>
                <w:b w:val="false"/>
                <w:bCs w:val="false"/>
                <w:sz w:val="20"/>
                <w:szCs w:val="20"/>
              </w:rPr>
              <w:t xml:space="preserve">Cierre de todos los puntos abiertos: devolución de campo (flujo completo + DEVOLUCIONES + DEVOLUCIONES_ITEMS), vista ubicaciones (tabla v1 + mapa v2), motor de notificaciones configurable (NOTIFICACIONES_CONFIG + supervisor_email), template Excel generado, rechazo QAQC parcial con segregados, plan de desarrollo en 4 etapas, prompt de continuación</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v0.5</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2026-04-27</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Etapa 2 — Cierre de diseño: estados de RECEPCIONES cabecera redefinidos (BORRADOR | EN_PROCESO | CERRADA, cierre automático); estados de RECEPCIONES_ITEMS ampliados (PENDIENTE_QAQC | NO_REQUIERE | APROBADO | NCR | ACEPTADO | RECHAZADO_DEFINITIVO); confirmación ítem por ítem para materiales con qaqc=TRUE; ingreso de series durante carga del remito con unicidad material+serie; pantalla propia de QAQC; NCR estados: ABIERTA → EN_REVISION → CERRADA_ACEPTADA / CERRADA_RECHAZADA; notificaciones NCR_NUEVA a responsable del evento + supervisor_email de NOTIFICACIONES_CONFIG; STOCK granularidad material + ubicación.</w:t>
            </w:r>
          </w:p>
        </w:tc>
      </w:tr>
    </w:tbl>
    <w:sectPr>
      <w:footerReference w:type="default" r:id="rId7"/>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Sistema de Inventario de Materiales AWP  –  v0.4 – 2025-04-21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2026-04-21T16:48:31.855Z</dcterms:created>
  <dcterms:modified xsi:type="dcterms:W3CDTF">2026-04-21T16:48:31.859Z</dcterms:modified>
</cp:coreProperties>
</file>

<file path=docProps/custom.xml><?xml version="1.0" encoding="utf-8"?>
<Properties xmlns="http://schemas.openxmlformats.org/officeDocument/2006/custom-properties" xmlns:vt="http://schemas.openxmlformats.org/officeDocument/2006/docPropsVTypes"/>
</file>